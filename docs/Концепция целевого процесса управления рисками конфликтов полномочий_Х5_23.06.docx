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bottomFromText="200" w:vertAnchor="text" w:tblpY="1"/>
        <w:tblOverlap w:val="never"/>
        <w:tblW w:w="9889" w:type="dxa"/>
        <w:tblLook w:val="01E0" w:firstRow="1" w:lastRow="1" w:firstColumn="1" w:lastColumn="1" w:noHBand="0" w:noVBand="0"/>
      </w:tblPr>
      <w:tblGrid>
        <w:gridCol w:w="9889"/>
      </w:tblGrid>
      <w:tr w:rsidR="007B2835" w14:paraId="312A15B0" w14:textId="77777777">
        <w:trPr>
          <w:trHeight w:val="1655"/>
        </w:trPr>
        <w:tc>
          <w:tcPr>
            <w:tcW w:w="9889" w:type="dxa"/>
            <w:hideMark/>
          </w:tcPr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4111"/>
              <w:gridCol w:w="5562"/>
            </w:tblGrid>
            <w:tr w:rsidR="007B2835" w14:paraId="72761D32" w14:textId="77777777">
              <w:tc>
                <w:tcPr>
                  <w:tcW w:w="2125" w:type="pct"/>
                </w:tcPr>
                <w:p w14:paraId="3BB49CC4" w14:textId="77777777" w:rsidR="007B2835" w:rsidRDefault="007B2835">
                  <w:pPr>
                    <w:framePr w:hSpace="180" w:wrap="around" w:vAnchor="text" w:hAnchor="text" w:y="1"/>
                    <w:spacing w:after="0" w:line="276" w:lineRule="auto"/>
                    <w:ind w:left="0"/>
                    <w:suppressOverlap/>
                    <w:jc w:val="left"/>
                    <w:rPr>
                      <w:rFonts w:ascii="Open Sans" w:hAnsi="Open Sans" w:cs="Open Sans"/>
                      <w:sz w:val="22"/>
                      <w:lang w:eastAsia="en-US"/>
                    </w:rPr>
                  </w:pPr>
                  <w:bookmarkStart w:id="0" w:name="_Toc494270499"/>
                  <w:bookmarkStart w:id="1" w:name="_Toc359340130"/>
                </w:p>
              </w:tc>
              <w:tc>
                <w:tcPr>
                  <w:tcW w:w="2875" w:type="pct"/>
                </w:tcPr>
                <w:p w14:paraId="1AEEDD07" w14:textId="77777777" w:rsidR="007B2835" w:rsidRDefault="007B2835">
                  <w:pPr>
                    <w:framePr w:hSpace="180" w:wrap="around" w:vAnchor="text" w:hAnchor="text" w:y="1"/>
                    <w:spacing w:after="0" w:line="276" w:lineRule="auto"/>
                    <w:ind w:left="0"/>
                    <w:suppressOverlap/>
                    <w:jc w:val="left"/>
                    <w:rPr>
                      <w:rFonts w:ascii="Open Sans" w:hAnsi="Open Sans" w:cs="Open Sans"/>
                      <w:b/>
                      <w:sz w:val="22"/>
                      <w:lang w:eastAsia="en-US"/>
                    </w:rPr>
                  </w:pPr>
                </w:p>
                <w:p w14:paraId="58A21681" w14:textId="32D98888" w:rsidR="007B2835" w:rsidRDefault="00511981">
                  <w:pPr>
                    <w:framePr w:hSpace="180" w:wrap="around" w:vAnchor="text" w:hAnchor="text" w:y="1"/>
                    <w:spacing w:after="0" w:line="276" w:lineRule="auto"/>
                    <w:ind w:left="0"/>
                    <w:suppressOverlap/>
                    <w:jc w:val="left"/>
                    <w:rPr>
                      <w:rFonts w:ascii="Open Sans" w:hAnsi="Open Sans" w:cs="Open Sans"/>
                      <w:b/>
                      <w:sz w:val="22"/>
                      <w:lang w:eastAsia="en-US"/>
                    </w:rPr>
                  </w:pPr>
                  <w:r>
                    <w:rPr>
                      <w:rFonts w:ascii="Open Sans" w:hAnsi="Open Sans" w:cs="Open Sans"/>
                      <w:b/>
                      <w:sz w:val="22"/>
                      <w:szCs w:val="22"/>
                      <w:lang w:eastAsia="en-US"/>
                    </w:rPr>
                    <w:t>УТВЕРЖДЕН</w:t>
                  </w:r>
                  <w:r w:rsidR="000C3D71">
                    <w:rPr>
                      <w:rFonts w:ascii="Open Sans" w:hAnsi="Open Sans" w:cs="Open Sans"/>
                      <w:b/>
                      <w:sz w:val="22"/>
                      <w:szCs w:val="22"/>
                      <w:lang w:eastAsia="en-US"/>
                    </w:rPr>
                    <w:t>А</w:t>
                  </w:r>
                  <w:r>
                    <w:rPr>
                      <w:rFonts w:ascii="Open Sans" w:hAnsi="Open Sans" w:cs="Open Sans"/>
                      <w:b/>
                      <w:sz w:val="22"/>
                      <w:szCs w:val="22"/>
                      <w:lang w:eastAsia="en-US"/>
                    </w:rPr>
                    <w:t xml:space="preserve"> </w:t>
                  </w:r>
                </w:p>
                <w:p w14:paraId="5D463F35" w14:textId="77777777" w:rsidR="007B2835" w:rsidRDefault="00511981">
                  <w:pPr>
                    <w:framePr w:hSpace="180" w:wrap="around" w:vAnchor="text" w:hAnchor="text" w:y="1"/>
                    <w:spacing w:before="60" w:after="144" w:line="276" w:lineRule="auto"/>
                    <w:suppressOverlap/>
                    <w:jc w:val="left"/>
                    <w:rPr>
                      <w:rFonts w:ascii="Open Sans" w:hAnsi="Open Sans" w:cs="Open Sans"/>
                      <w:sz w:val="22"/>
                      <w:lang w:eastAsia="en-US"/>
                    </w:rPr>
                  </w:pPr>
                  <w:r>
                    <w:rPr>
                      <w:rFonts w:ascii="Open Sans" w:hAnsi="Open Sans" w:cs="Open Sans"/>
                      <w:sz w:val="22"/>
                      <w:szCs w:val="22"/>
                      <w:lang w:eastAsia="en-US"/>
                    </w:rPr>
                    <w:t>________ ________________________</w:t>
                  </w:r>
                </w:p>
                <w:p w14:paraId="6AF3C71E" w14:textId="492321E4" w:rsidR="007B2835" w:rsidRDefault="00744ADD">
                  <w:pPr>
                    <w:framePr w:hSpace="180" w:wrap="around" w:vAnchor="text" w:hAnchor="text" w:y="1"/>
                    <w:spacing w:after="120" w:line="276" w:lineRule="auto"/>
                    <w:ind w:left="0"/>
                    <w:suppressOverlap/>
                    <w:jc w:val="left"/>
                    <w:rPr>
                      <w:rFonts w:ascii="Open Sans" w:hAnsi="Open Sans" w:cs="Open Sans"/>
                      <w:sz w:val="22"/>
                      <w:lang w:eastAsia="en-US"/>
                    </w:rPr>
                  </w:pPr>
                  <w:r>
                    <w:rPr>
                      <w:rFonts w:ascii="Open Sans" w:hAnsi="Open Sans" w:cs="Open Sans"/>
                      <w:sz w:val="22"/>
                      <w:szCs w:val="22"/>
                      <w:lang w:eastAsia="en-US"/>
                    </w:rPr>
                    <w:t xml:space="preserve">             </w:t>
                  </w:r>
                  <w:r w:rsidR="00511981">
                    <w:rPr>
                      <w:rFonts w:ascii="Open Sans" w:hAnsi="Open Sans" w:cs="Open Sans"/>
                      <w:sz w:val="22"/>
                      <w:szCs w:val="22"/>
                      <w:lang w:eastAsia="en-US"/>
                    </w:rPr>
                    <w:t>от «____</w:t>
                  </w:r>
                  <w:r>
                    <w:rPr>
                      <w:rFonts w:ascii="Open Sans" w:hAnsi="Open Sans" w:cs="Open Sans"/>
                      <w:sz w:val="22"/>
                      <w:szCs w:val="22"/>
                      <w:lang w:eastAsia="en-US"/>
                    </w:rPr>
                    <w:t>_» ________ 202_ г. № ______</w:t>
                  </w:r>
                </w:p>
                <w:p w14:paraId="252AB533" w14:textId="7F3C5B97" w:rsidR="007B2835" w:rsidRDefault="007B2835">
                  <w:pPr>
                    <w:framePr w:hSpace="180" w:wrap="around" w:vAnchor="text" w:hAnchor="text" w:y="1"/>
                    <w:spacing w:after="0" w:line="276" w:lineRule="auto"/>
                    <w:ind w:left="0"/>
                    <w:suppressOverlap/>
                    <w:jc w:val="left"/>
                    <w:rPr>
                      <w:rFonts w:ascii="Open Sans" w:hAnsi="Open Sans" w:cs="Open Sans"/>
                      <w:sz w:val="22"/>
                      <w:lang w:eastAsia="en-US"/>
                    </w:rPr>
                  </w:pPr>
                </w:p>
              </w:tc>
            </w:tr>
          </w:tbl>
          <w:p w14:paraId="384B05CB" w14:textId="77777777" w:rsidR="007B2835" w:rsidRDefault="007B2835">
            <w:pPr>
              <w:spacing w:after="0"/>
              <w:ind w:left="0"/>
              <w:jc w:val="left"/>
            </w:pPr>
          </w:p>
        </w:tc>
      </w:tr>
      <w:tr w:rsidR="007B2835" w14:paraId="60882941" w14:textId="77777777">
        <w:trPr>
          <w:trHeight w:val="9274"/>
        </w:trPr>
        <w:tc>
          <w:tcPr>
            <w:tcW w:w="9889" w:type="dxa"/>
          </w:tcPr>
          <w:p w14:paraId="368ECBB8" w14:textId="77777777" w:rsidR="007B2835" w:rsidRDefault="007B2835">
            <w:pPr>
              <w:spacing w:after="0" w:line="276" w:lineRule="auto"/>
              <w:ind w:left="0"/>
              <w:jc w:val="left"/>
              <w:rPr>
                <w:rFonts w:ascii="Open Sans" w:hAnsi="Open Sans" w:cs="Open Sans"/>
                <w:lang w:eastAsia="en-US"/>
              </w:rPr>
            </w:pPr>
          </w:p>
          <w:p w14:paraId="1F2A0FF6" w14:textId="77777777" w:rsidR="007B2835" w:rsidRDefault="007B2835">
            <w:pPr>
              <w:spacing w:after="0" w:line="276" w:lineRule="auto"/>
              <w:ind w:left="0"/>
              <w:jc w:val="left"/>
              <w:rPr>
                <w:rFonts w:ascii="Open Sans" w:hAnsi="Open Sans" w:cs="Open Sans"/>
                <w:lang w:eastAsia="en-US"/>
              </w:rPr>
            </w:pPr>
          </w:p>
          <w:p w14:paraId="2BB31A19" w14:textId="77777777" w:rsidR="007B2835" w:rsidRDefault="007B2835">
            <w:pPr>
              <w:spacing w:after="0" w:line="276" w:lineRule="auto"/>
              <w:ind w:left="0"/>
              <w:jc w:val="left"/>
              <w:rPr>
                <w:rFonts w:ascii="Open Sans" w:hAnsi="Open Sans" w:cs="Open Sans"/>
                <w:lang w:eastAsia="en-US"/>
              </w:rPr>
            </w:pPr>
          </w:p>
          <w:p w14:paraId="10FD00BC" w14:textId="77777777" w:rsidR="007B2835" w:rsidRDefault="007B2835">
            <w:pPr>
              <w:spacing w:after="0" w:line="276" w:lineRule="auto"/>
              <w:ind w:left="0"/>
              <w:jc w:val="left"/>
              <w:rPr>
                <w:rFonts w:ascii="Open Sans" w:hAnsi="Open Sans" w:cs="Open Sans"/>
                <w:lang w:eastAsia="en-US"/>
              </w:rPr>
            </w:pPr>
          </w:p>
          <w:p w14:paraId="5511E2FE" w14:textId="77777777" w:rsidR="007B2835" w:rsidRDefault="007B2835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  <w:bookmarkStart w:id="2" w:name="_Toc454812754"/>
            <w:bookmarkStart w:id="3" w:name="_Toc454467469"/>
            <w:bookmarkStart w:id="4" w:name="_Toc454370981"/>
            <w:bookmarkStart w:id="5" w:name="_Toc454812600"/>
            <w:bookmarkStart w:id="6" w:name="_Toc454812684"/>
            <w:bookmarkStart w:id="7" w:name="_Toc454812711"/>
          </w:p>
          <w:p w14:paraId="2A3E1B0B" w14:textId="77777777" w:rsidR="007B2835" w:rsidRDefault="007B2835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bookmarkEnd w:id="2"/>
          <w:bookmarkEnd w:id="3"/>
          <w:bookmarkEnd w:id="4"/>
          <w:bookmarkEnd w:id="5"/>
          <w:bookmarkEnd w:id="6"/>
          <w:bookmarkEnd w:id="7"/>
          <w:p w14:paraId="2BA036A3" w14:textId="77777777" w:rsidR="007B2835" w:rsidRDefault="007B2835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p w14:paraId="3C5CC330" w14:textId="77777777" w:rsidR="007B2835" w:rsidRDefault="007B2835">
            <w:pPr>
              <w:spacing w:after="0" w:line="276" w:lineRule="auto"/>
              <w:ind w:left="0"/>
              <w:jc w:val="center"/>
              <w:rPr>
                <w:rFonts w:ascii="Open Sans" w:hAnsi="Open Sans" w:cs="Open Sans"/>
                <w:b/>
                <w:bCs/>
                <w:smallCaps/>
                <w:color w:val="E36C0A"/>
                <w:sz w:val="44"/>
                <w:szCs w:val="44"/>
                <w:lang w:eastAsia="en-US"/>
              </w:rPr>
            </w:pPr>
          </w:p>
          <w:p w14:paraId="4DB8D636" w14:textId="77777777" w:rsidR="007B2835" w:rsidRDefault="007B2835">
            <w:pPr>
              <w:spacing w:after="0" w:line="276" w:lineRule="auto"/>
              <w:ind w:left="0"/>
              <w:rPr>
                <w:rFonts w:ascii="Open Sans" w:hAnsi="Open Sans" w:cs="Open Sans"/>
                <w:b/>
                <w:sz w:val="32"/>
                <w:lang w:eastAsia="en-US"/>
              </w:rPr>
            </w:pPr>
          </w:p>
          <w:p w14:paraId="0D17AE58" w14:textId="15EF6CD1" w:rsidR="007B2835" w:rsidRDefault="00744ADD" w:rsidP="008F05C4">
            <w:pPr>
              <w:spacing w:before="100" w:after="200" w:line="276" w:lineRule="auto"/>
              <w:ind w:left="0"/>
              <w:jc w:val="center"/>
              <w:rPr>
                <w:rFonts w:ascii="Open Sans" w:hAnsi="Open Sans" w:cs="Open Sans"/>
                <w:sz w:val="22"/>
                <w:lang w:eastAsia="en-US"/>
              </w:rPr>
            </w:pPr>
            <w:r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К</w:t>
            </w:r>
            <w:r w:rsidR="00072951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онцепция</w:t>
            </w:r>
            <w:r w:rsidRPr="00744ADD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 xml:space="preserve"> целевого процесса </w:t>
            </w:r>
            <w:r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br/>
            </w:r>
            <w:r w:rsidR="005655C6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«У</w:t>
            </w:r>
            <w:r w:rsidRPr="00744ADD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правлени</w:t>
            </w:r>
            <w:r w:rsidR="005655C6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е</w:t>
            </w:r>
            <w:r w:rsidRPr="00744ADD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 xml:space="preserve"> рисками конфликтов полномочий</w:t>
            </w:r>
            <w:r w:rsidR="005655C6">
              <w:rPr>
                <w:rFonts w:ascii="Open Sans" w:eastAsia="MS Mincho" w:hAnsi="Open Sans" w:cs="Open Sans"/>
                <w:b/>
                <w:bCs/>
                <w:sz w:val="40"/>
                <w:szCs w:val="40"/>
                <w:lang w:eastAsia="en-US"/>
              </w:rPr>
              <w:t>»</w:t>
            </w:r>
          </w:p>
        </w:tc>
      </w:tr>
    </w:tbl>
    <w:p w14:paraId="62A380CC" w14:textId="77777777" w:rsidR="007B2835" w:rsidRDefault="007B2835">
      <w:pPr>
        <w:spacing w:after="0" w:line="276" w:lineRule="auto"/>
        <w:ind w:left="0"/>
        <w:jc w:val="left"/>
        <w:rPr>
          <w:rFonts w:ascii="Open Sans" w:eastAsia="MS Mincho" w:hAnsi="Open Sans" w:cs="Open Sans"/>
          <w:bCs/>
          <w:sz w:val="18"/>
          <w:szCs w:val="18"/>
          <w:lang w:eastAsia="en-US"/>
        </w:rPr>
      </w:pPr>
      <w:bookmarkStart w:id="8" w:name="Титульная_страница_b30e2d30"/>
    </w:p>
    <w:p w14:paraId="01A7081F" w14:textId="77777777" w:rsidR="007B2835" w:rsidRDefault="007B2835">
      <w:pPr>
        <w:rPr>
          <w:rFonts w:ascii="Open Sans" w:eastAsia="MS Mincho" w:hAnsi="Open Sans" w:cs="Open Sans"/>
          <w:sz w:val="2"/>
          <w:szCs w:val="2"/>
          <w:lang w:eastAsia="en-US"/>
        </w:rPr>
      </w:pPr>
    </w:p>
    <w:bookmarkEnd w:id="8"/>
    <w:p w14:paraId="7FEF5018" w14:textId="77777777" w:rsidR="007B2835" w:rsidRDefault="007B2835">
      <w:pPr>
        <w:spacing w:after="200" w:line="276" w:lineRule="auto"/>
        <w:ind w:left="0"/>
        <w:jc w:val="left"/>
        <w:rPr>
          <w:rFonts w:ascii="Open Sans" w:eastAsia="MS Mincho" w:hAnsi="Open Sans" w:cs="Open Sans"/>
          <w:b/>
          <w:sz w:val="16"/>
          <w:szCs w:val="16"/>
          <w:lang w:eastAsia="en-US"/>
        </w:rPr>
      </w:pPr>
    </w:p>
    <w:p w14:paraId="1AE0A9D3" w14:textId="77777777" w:rsidR="007B2835" w:rsidRDefault="007B2835">
      <w:pPr>
        <w:spacing w:after="0" w:line="276" w:lineRule="auto"/>
        <w:ind w:left="0"/>
        <w:jc w:val="left"/>
        <w:rPr>
          <w:rFonts w:ascii="Open Sans" w:eastAsia="MS Mincho" w:hAnsi="Open Sans" w:cs="Open Sans"/>
          <w:b/>
          <w:sz w:val="24"/>
          <w:szCs w:val="28"/>
          <w:lang w:eastAsia="en-US"/>
        </w:rPr>
        <w:sectPr w:rsidR="007B2835">
          <w:headerReference w:type="first" r:id="rId8"/>
          <w:footerReference w:type="first" r:id="rId9"/>
          <w:pgSz w:w="11906" w:h="16838"/>
          <w:pgMar w:top="818" w:right="567" w:bottom="1134" w:left="1134" w:header="426" w:footer="523" w:gutter="0"/>
          <w:cols w:space="720"/>
          <w:titlePg/>
        </w:sectPr>
      </w:pPr>
    </w:p>
    <w:p w14:paraId="458AD85A" w14:textId="2A91081D" w:rsidR="008C7DD1" w:rsidRPr="00474076" w:rsidRDefault="00511981" w:rsidP="00474076">
      <w:pPr>
        <w:pStyle w:val="5"/>
        <w:spacing w:after="0"/>
        <w:jc w:val="center"/>
        <w:rPr>
          <w:rFonts w:eastAsia="MS Mincho"/>
          <w:color w:val="92D050"/>
          <w:sz w:val="28"/>
          <w:lang w:eastAsia="en-US"/>
        </w:rPr>
      </w:pPr>
      <w:r w:rsidRPr="00474076">
        <w:rPr>
          <w:rFonts w:eastAsia="MS Mincho"/>
          <w:color w:val="92D050"/>
          <w:sz w:val="28"/>
          <w:lang w:eastAsia="en-US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  <w:lang w:val="ru-RU" w:eastAsia="ru-RU" w:bidi="ar-SA"/>
        </w:rPr>
        <w:id w:val="-1602031573"/>
        <w:docPartObj>
          <w:docPartGallery w:val="Table of Contents"/>
          <w:docPartUnique/>
        </w:docPartObj>
      </w:sdtPr>
      <w:sdtEndPr>
        <w:rPr>
          <w:rFonts w:ascii="Open Sans" w:hAnsi="Open Sans"/>
          <w:b/>
          <w:bCs/>
          <w:noProof/>
          <w:sz w:val="18"/>
          <w:szCs w:val="18"/>
        </w:rPr>
      </w:sdtEndPr>
      <w:sdtContent>
        <w:p w14:paraId="4C31285B" w14:textId="06B672C3" w:rsidR="008C7DD1" w:rsidRDefault="008C7DD1" w:rsidP="00414DCA">
          <w:pPr>
            <w:pStyle w:val="af4"/>
            <w:spacing w:before="80" w:after="80"/>
          </w:pPr>
        </w:p>
        <w:p w14:paraId="5A6D49A4" w14:textId="10C93BE4" w:rsidR="006B5C92" w:rsidRPr="006B5C92" w:rsidRDefault="00AE1465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r w:rsidRPr="005E6D2A">
            <w:rPr>
              <w:noProof/>
            </w:rPr>
            <w:fldChar w:fldCharType="begin"/>
          </w:r>
          <w:r w:rsidRPr="005E6D2A">
            <w:rPr>
              <w:noProof/>
            </w:rPr>
            <w:instrText xml:space="preserve"> TOC \o "1-1" \h \z \u </w:instrText>
          </w:r>
          <w:r w:rsidRPr="005E6D2A">
            <w:rPr>
              <w:noProof/>
            </w:rPr>
            <w:fldChar w:fldCharType="separate"/>
          </w:r>
          <w:hyperlink w:anchor="_Toc233097770" w:history="1">
            <w:r w:rsidR="006B5C92" w:rsidRPr="006B5C92">
              <w:t>1.</w:t>
            </w:r>
            <w:r w:rsidR="006B5C92" w:rsidRPr="006B5C92">
              <w:rPr>
                <w:noProof/>
              </w:rPr>
              <w:tab/>
            </w:r>
            <w:r w:rsidR="006B5C92" w:rsidRPr="006B5C92">
              <w:t>Назначение документа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_Toc233097770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3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2DAEF890" w14:textId="7FFF6C67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1" w:history="1">
            <w:r w:rsidR="006B5C92" w:rsidRPr="006B5C92">
              <w:t>2.</w:t>
            </w:r>
            <w:r w:rsidR="006B5C92" w:rsidRPr="006B5C92">
              <w:rPr>
                <w:noProof/>
              </w:rPr>
              <w:tab/>
            </w:r>
            <w:r w:rsidR="006B5C92" w:rsidRPr="006B5C92">
              <w:t>Краткое описание процесса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_Toc233097771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3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2C8279F1" w14:textId="1EBF5300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2" w:history="1">
            <w:r w:rsidR="006B5C92" w:rsidRPr="006B5C92">
              <w:t>3.</w:t>
            </w:r>
            <w:r w:rsidR="006B5C92" w:rsidRPr="006B5C92">
              <w:rPr>
                <w:noProof/>
              </w:rPr>
              <w:tab/>
            </w:r>
            <w:r w:rsidR="006B5C92" w:rsidRPr="006B5C92">
              <w:t>Основные понятия, термины и сокращения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_Toc233097772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3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248CCCEC" w14:textId="29CA184B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3" w:history="1">
            <w:r w:rsidR="006B5C92" w:rsidRPr="006B5C92">
              <w:t>4.</w:t>
            </w:r>
            <w:r w:rsidR="006B5C92" w:rsidRPr="006B5C92">
              <w:rPr>
                <w:noProof/>
              </w:rPr>
              <w:tab/>
            </w:r>
            <w:r w:rsidR="006B5C92" w:rsidRPr="006B5C92">
              <w:t>Основные участники целевого процесса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_Toc233097773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4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489E4051" w14:textId="7220A21D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4" w:history="1">
            <w:r w:rsidR="006B5C92" w:rsidRPr="006B5C92">
              <w:t>5.</w:t>
            </w:r>
            <w:r w:rsidR="006B5C92" w:rsidRPr="006B5C92">
              <w:rPr>
                <w:noProof/>
              </w:rPr>
              <w:tab/>
            </w:r>
            <w:r w:rsidR="006B5C92" w:rsidRPr="006B5C92">
              <w:t>Структура целевого процесса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_Toc233097774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5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7A16414F" w14:textId="6E22359E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5" w:history="1">
            <w:r w:rsidR="006B5C92" w:rsidRPr="006B5C92">
              <w:t>6.</w:t>
            </w:r>
            <w:r w:rsidR="006B5C92" w:rsidRPr="006B5C92">
              <w:rPr>
                <w:noProof/>
              </w:rPr>
              <w:tab/>
            </w:r>
            <w:r w:rsidR="006B5C92" w:rsidRPr="006B5C92">
              <w:t>Разработка реестра рисков конфликтов полномочий и технических правил разделения полномочий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_Toc233097775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6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42D46464" w14:textId="49477CCC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6" w:history="1">
            <w:r w:rsidR="006B5C92" w:rsidRPr="006B5C92">
              <w:t>7.</w:t>
            </w:r>
            <w:r w:rsidR="006B5C92" w:rsidRPr="006B5C92">
              <w:rPr>
                <w:noProof/>
              </w:rPr>
              <w:tab/>
            </w:r>
            <w:r w:rsidR="006B5C92" w:rsidRPr="006B5C92">
              <w:t>Поддержание реестра рисков и технических правил разделения полномочий в актуальном состоянии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_Toc233097776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9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691C315C" w14:textId="0FD24265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7" w:history="1">
            <w:r w:rsidR="006B5C92" w:rsidRPr="006B5C92">
              <w:t>8.</w:t>
            </w:r>
            <w:r w:rsidR="006B5C92" w:rsidRPr="006B5C92">
              <w:rPr>
                <w:noProof/>
              </w:rPr>
              <w:tab/>
            </w:r>
            <w:r w:rsidR="006B5C92" w:rsidRPr="006B5C92">
              <w:t>Контроль над рисками конфликтов полномочий в процессе создания / изменения ролей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_Toc233097777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10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799E78E0" w14:textId="55B00940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8" w:history="1">
            <w:r w:rsidR="006B5C92" w:rsidRPr="006B5C92">
              <w:t>9.</w:t>
            </w:r>
            <w:r w:rsidR="006B5C92" w:rsidRPr="006B5C92">
              <w:rPr>
                <w:noProof/>
              </w:rPr>
              <w:tab/>
            </w:r>
            <w:r w:rsidR="006B5C92" w:rsidRPr="006B5C92">
              <w:t>Контроль над рисками конфликтов полномочий в процессе предоставления доступа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_Toc233097778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13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4F901D23" w14:textId="5CCC13D5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79" w:history="1">
            <w:r w:rsidR="006B5C92" w:rsidRPr="006B5C92">
              <w:t>10.</w:t>
            </w:r>
            <w:r w:rsidR="006B5C92" w:rsidRPr="006B5C92">
              <w:rPr>
                <w:noProof/>
              </w:rPr>
              <w:tab/>
            </w:r>
            <w:r w:rsidR="006B5C92" w:rsidRPr="006B5C92">
              <w:t>Мониторинг рисков конфликтов полномочий на уровне ролей и пользователей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_Toc233097779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17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66BAB9FA" w14:textId="17C0856D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80" w:history="1">
            <w:r w:rsidR="006B5C92" w:rsidRPr="006B5C92">
              <w:t>11.</w:t>
            </w:r>
            <w:r w:rsidR="006B5C92" w:rsidRPr="006B5C92">
              <w:rPr>
                <w:noProof/>
              </w:rPr>
              <w:tab/>
            </w:r>
            <w:r w:rsidR="006B5C92" w:rsidRPr="006B5C92">
              <w:t>Внутренняя нормативная документация по целевому процессу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_Toc233097780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18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247DAC19" w14:textId="376B5591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81" w:history="1">
            <w:r w:rsidR="006B5C92" w:rsidRPr="006B5C92">
              <w:t>Приложение 1. Рекомендации по настройке и доработке ТОРГ GRC AC и АСУД (One Identity)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_Toc233097781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20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044013BA" w14:textId="7A2EAC3B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82" w:history="1">
            <w:r w:rsidR="006B5C92" w:rsidRPr="006B5C92">
              <w:t>Приложение 2. Рекомендации по интеграции процесса управления рисками конфликтов полномочий в процесс Производства ИТ-решения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_Toc233097782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24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2941757A" w14:textId="3A88E393" w:rsidR="006B5C92" w:rsidRP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noProof/>
            </w:rPr>
          </w:pPr>
          <w:hyperlink w:anchor="_Toc233097783" w:history="1">
            <w:r w:rsidR="006B5C92" w:rsidRPr="006B5C92">
              <w:t>Приложение 3. Рекомендации к БП Управление ролевой моделью и Процедуре предоставления доступа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_Toc233097783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27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4F4497EB" w14:textId="57876AFB" w:rsidR="006B5C92" w:rsidRDefault="00A96879" w:rsidP="006B5C92">
          <w:pPr>
            <w:pStyle w:val="11"/>
            <w:tabs>
              <w:tab w:val="clear" w:pos="9627"/>
              <w:tab w:val="right" w:leader="dot" w:pos="1062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 w:eastAsia="en-US"/>
            </w:rPr>
          </w:pPr>
          <w:hyperlink w:anchor="_Toc233097784" w:history="1">
            <w:r w:rsidR="006B5C92" w:rsidRPr="006B5C92">
              <w:t>Приложение 4. Оценка трудозатрат для поддержания процесса управления рисками конфликтов полномочий на примере системы ТОРГ ERP</w:t>
            </w:r>
            <w:r w:rsidR="006B5C92">
              <w:rPr>
                <w:noProof/>
                <w:webHidden/>
              </w:rPr>
              <w:tab/>
            </w:r>
            <w:r w:rsidR="006B5C92">
              <w:rPr>
                <w:noProof/>
                <w:webHidden/>
              </w:rPr>
              <w:fldChar w:fldCharType="begin"/>
            </w:r>
            <w:r w:rsidR="006B5C92">
              <w:rPr>
                <w:noProof/>
                <w:webHidden/>
              </w:rPr>
              <w:instrText xml:space="preserve"> PAGEREF _Toc233097784 \h </w:instrText>
            </w:r>
            <w:r w:rsidR="006B5C92">
              <w:rPr>
                <w:noProof/>
                <w:webHidden/>
              </w:rPr>
            </w:r>
            <w:r w:rsidR="006B5C92">
              <w:rPr>
                <w:noProof/>
                <w:webHidden/>
              </w:rPr>
              <w:fldChar w:fldCharType="separate"/>
            </w:r>
            <w:r w:rsidR="006B5C92">
              <w:rPr>
                <w:noProof/>
                <w:webHidden/>
              </w:rPr>
              <w:t>29</w:t>
            </w:r>
            <w:r w:rsidR="006B5C92">
              <w:rPr>
                <w:noProof/>
                <w:webHidden/>
              </w:rPr>
              <w:fldChar w:fldCharType="end"/>
            </w:r>
          </w:hyperlink>
        </w:p>
        <w:p w14:paraId="376CC40F" w14:textId="18467AA2" w:rsidR="007B2835" w:rsidRPr="001253BC" w:rsidRDefault="00AE1465" w:rsidP="005E6D2A">
          <w:pPr>
            <w:pStyle w:val="11"/>
            <w:tabs>
              <w:tab w:val="clear" w:pos="9627"/>
              <w:tab w:val="right" w:leader="dot" w:pos="10626"/>
            </w:tabs>
            <w:rPr>
              <w:b/>
              <w:bCs/>
              <w:noProof/>
              <w:szCs w:val="18"/>
            </w:rPr>
          </w:pPr>
          <w:r w:rsidRPr="005E6D2A">
            <w:rPr>
              <w:noProof/>
            </w:rPr>
            <w:fldChar w:fldCharType="end"/>
          </w:r>
        </w:p>
      </w:sdtContent>
    </w:sdt>
    <w:p w14:paraId="207F5168" w14:textId="77777777" w:rsidR="000C3D71" w:rsidRPr="000C3D71" w:rsidRDefault="000C3D71" w:rsidP="000C3D71">
      <w:pPr>
        <w:rPr>
          <w:rFonts w:ascii="Open Sans" w:hAnsi="Open Sans" w:cs="Open Sans"/>
          <w:b/>
          <w:sz w:val="18"/>
          <w:szCs w:val="28"/>
        </w:rPr>
      </w:pPr>
    </w:p>
    <w:p w14:paraId="62AA4485" w14:textId="77777777" w:rsidR="007B2835" w:rsidRPr="00474076" w:rsidRDefault="00511981" w:rsidP="00474076">
      <w:pPr>
        <w:pStyle w:val="5"/>
        <w:spacing w:after="0"/>
        <w:jc w:val="center"/>
        <w:rPr>
          <w:rFonts w:eastAsia="MS Mincho"/>
          <w:color w:val="92D050"/>
          <w:sz w:val="28"/>
          <w:lang w:eastAsia="en-US"/>
        </w:rPr>
      </w:pPr>
      <w:r w:rsidRPr="00474076">
        <w:rPr>
          <w:rFonts w:eastAsia="MS Mincho"/>
          <w:color w:val="92D050"/>
          <w:sz w:val="28"/>
          <w:lang w:eastAsia="en-US"/>
        </w:rPr>
        <w:t>История изменений</w:t>
      </w:r>
    </w:p>
    <w:p w14:paraId="391390B0" w14:textId="77777777" w:rsidR="007B2835" w:rsidRDefault="007B2835">
      <w:pPr>
        <w:spacing w:after="0"/>
        <w:ind w:left="0"/>
        <w:jc w:val="center"/>
        <w:rPr>
          <w:rFonts w:ascii="Open Sans" w:hAnsi="Open Sans" w:cs="Open Sans"/>
          <w:b/>
          <w:color w:val="E36C0A"/>
          <w:sz w:val="12"/>
          <w:szCs w:val="1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1"/>
        <w:gridCol w:w="1444"/>
        <w:gridCol w:w="5631"/>
        <w:gridCol w:w="2420"/>
      </w:tblGrid>
      <w:tr w:rsidR="007B2835" w14:paraId="0C3CA225" w14:textId="77777777">
        <w:trPr>
          <w:trHeight w:val="428"/>
          <w:tblHeader/>
        </w:trPr>
        <w:tc>
          <w:tcPr>
            <w:tcW w:w="528" w:type="pct"/>
            <w:shd w:val="clear" w:color="auto" w:fill="D9D9D9"/>
            <w:vAlign w:val="center"/>
          </w:tcPr>
          <w:p w14:paraId="3EA278C5" w14:textId="77777777" w:rsidR="007B2835" w:rsidRDefault="00511981" w:rsidP="008F05C4">
            <w:pPr>
              <w:pStyle w:val="Tableheader"/>
              <w:spacing w:before="0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Cs w:val="18"/>
              </w:rPr>
              <w:t>Версия</w:t>
            </w:r>
          </w:p>
        </w:tc>
        <w:tc>
          <w:tcPr>
            <w:tcW w:w="680" w:type="pct"/>
            <w:shd w:val="clear" w:color="auto" w:fill="D9D9D9"/>
            <w:vAlign w:val="center"/>
          </w:tcPr>
          <w:p w14:paraId="79FFE652" w14:textId="77777777" w:rsidR="007B2835" w:rsidRDefault="00511981" w:rsidP="008F05C4">
            <w:pPr>
              <w:pStyle w:val="Tableheader"/>
              <w:spacing w:before="0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Cs w:val="18"/>
              </w:rPr>
              <w:t>Дата</w:t>
            </w:r>
          </w:p>
        </w:tc>
        <w:tc>
          <w:tcPr>
            <w:tcW w:w="2652" w:type="pct"/>
            <w:shd w:val="clear" w:color="auto" w:fill="D9D9D9"/>
            <w:vAlign w:val="center"/>
          </w:tcPr>
          <w:p w14:paraId="6933BFF0" w14:textId="77777777" w:rsidR="007B2835" w:rsidRDefault="00511981" w:rsidP="008F05C4">
            <w:pPr>
              <w:pStyle w:val="Tableheader"/>
              <w:spacing w:before="0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Cs w:val="18"/>
              </w:rPr>
              <w:t>Описание изменений</w:t>
            </w:r>
          </w:p>
        </w:tc>
        <w:tc>
          <w:tcPr>
            <w:tcW w:w="1140" w:type="pct"/>
            <w:shd w:val="clear" w:color="auto" w:fill="D9D9D9"/>
            <w:vAlign w:val="center"/>
          </w:tcPr>
          <w:p w14:paraId="0157469D" w14:textId="77777777" w:rsidR="007B2835" w:rsidRDefault="00511981" w:rsidP="008F05C4">
            <w:pPr>
              <w:pStyle w:val="Tableheader"/>
              <w:spacing w:before="0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szCs w:val="18"/>
              </w:rPr>
              <w:t>Проектировщик</w:t>
            </w:r>
          </w:p>
        </w:tc>
      </w:tr>
      <w:tr w:rsidR="007B2835" w14:paraId="399D7A4C" w14:textId="77777777">
        <w:tc>
          <w:tcPr>
            <w:tcW w:w="528" w:type="pct"/>
            <w:shd w:val="clear" w:color="auto" w:fill="auto"/>
            <w:vAlign w:val="center"/>
          </w:tcPr>
          <w:p w14:paraId="0D252642" w14:textId="2FF5006A" w:rsidR="007B2835" w:rsidRDefault="00744ADD" w:rsidP="00474076">
            <w:pPr>
              <w:pStyle w:val="Tabledata"/>
              <w:jc w:val="center"/>
              <w:rPr>
                <w:rFonts w:ascii="Open Sans" w:hAnsi="Open Sans" w:cs="Open Sans"/>
              </w:rPr>
            </w:pPr>
            <w:bookmarkStart w:id="9" w:name="Версии_a3cf7ed1"/>
            <w:bookmarkEnd w:id="9"/>
            <w:r>
              <w:rPr>
                <w:rFonts w:ascii="Open Sans" w:hAnsi="Open Sans" w:cs="Open Sans"/>
              </w:rPr>
              <w:t>1.0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65397586" w14:textId="51E7F503" w:rsidR="007B2835" w:rsidRDefault="00E73503" w:rsidP="00474076">
            <w:pPr>
              <w:pStyle w:val="Tabledata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24</w:t>
            </w:r>
            <w:r w:rsidR="00F5033E">
              <w:rPr>
                <w:rFonts w:ascii="Open Sans" w:hAnsi="Open Sans" w:cs="Open Sans"/>
              </w:rPr>
              <w:t>.11</w:t>
            </w:r>
            <w:r w:rsidR="00744ADD">
              <w:rPr>
                <w:rFonts w:ascii="Open Sans" w:hAnsi="Open Sans" w:cs="Open Sans"/>
              </w:rPr>
              <w:t>.2025</w:t>
            </w:r>
          </w:p>
        </w:tc>
        <w:tc>
          <w:tcPr>
            <w:tcW w:w="2652" w:type="pct"/>
            <w:shd w:val="clear" w:color="auto" w:fill="auto"/>
            <w:vAlign w:val="center"/>
          </w:tcPr>
          <w:p w14:paraId="685E7912" w14:textId="2DADBA89" w:rsidR="007B2835" w:rsidRDefault="00744ADD" w:rsidP="00474076">
            <w:pPr>
              <w:pStyle w:val="Tabledata"/>
              <w:jc w:val="left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Первоначальная версия</w:t>
            </w:r>
          </w:p>
        </w:tc>
        <w:tc>
          <w:tcPr>
            <w:tcW w:w="1140" w:type="pct"/>
            <w:shd w:val="clear" w:color="auto" w:fill="auto"/>
            <w:vAlign w:val="center"/>
          </w:tcPr>
          <w:p w14:paraId="0B57928A" w14:textId="6FBDA6BF" w:rsidR="007B2835" w:rsidRDefault="00744ADD" w:rsidP="00474076">
            <w:pPr>
              <w:pStyle w:val="Tabledata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Консультанты ДРТ</w:t>
            </w:r>
          </w:p>
        </w:tc>
      </w:tr>
      <w:tr w:rsidR="000B7953" w14:paraId="1F2060F6" w14:textId="465F042B">
        <w:tc>
          <w:tcPr>
            <w:tcW w:w="528" w:type="pct"/>
            <w:shd w:val="clear" w:color="auto" w:fill="auto"/>
            <w:vAlign w:val="center"/>
          </w:tcPr>
          <w:p w14:paraId="73ABBAD4" w14:textId="26E25AB0" w:rsidR="000B7953" w:rsidRDefault="000B7953" w:rsidP="00474076">
            <w:pPr>
              <w:pStyle w:val="Tabledata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lang w:val="en-US"/>
              </w:rPr>
              <w:t>1.1</w:t>
            </w:r>
          </w:p>
        </w:tc>
        <w:tc>
          <w:tcPr>
            <w:tcW w:w="680" w:type="pct"/>
            <w:shd w:val="clear" w:color="auto" w:fill="auto"/>
            <w:vAlign w:val="center"/>
          </w:tcPr>
          <w:p w14:paraId="1E2B423E" w14:textId="276DF258" w:rsidR="000B7953" w:rsidRDefault="00A60303" w:rsidP="00A60303">
            <w:pPr>
              <w:pStyle w:val="Tabledata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  <w:lang w:val="en-US"/>
              </w:rPr>
              <w:t>01</w:t>
            </w:r>
            <w:r w:rsidR="000B7953">
              <w:rPr>
                <w:rFonts w:ascii="Open Sans" w:hAnsi="Open Sans" w:cs="Open Sans"/>
              </w:rPr>
              <w:t>.0</w:t>
            </w:r>
            <w:r>
              <w:rPr>
                <w:rFonts w:ascii="Open Sans" w:hAnsi="Open Sans" w:cs="Open Sans"/>
                <w:lang w:val="en-US"/>
              </w:rPr>
              <w:t>7</w:t>
            </w:r>
            <w:r w:rsidR="000B7953">
              <w:rPr>
                <w:rFonts w:ascii="Open Sans" w:hAnsi="Open Sans" w:cs="Open Sans"/>
              </w:rPr>
              <w:t>.2026</w:t>
            </w:r>
          </w:p>
        </w:tc>
        <w:tc>
          <w:tcPr>
            <w:tcW w:w="2652" w:type="pct"/>
            <w:shd w:val="clear" w:color="auto" w:fill="auto"/>
            <w:vAlign w:val="center"/>
          </w:tcPr>
          <w:p w14:paraId="7C98F54C" w14:textId="1289FFCF" w:rsidR="000B7953" w:rsidRDefault="000B7953" w:rsidP="00474076">
            <w:pPr>
              <w:pStyle w:val="Tabledata"/>
              <w:jc w:val="left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Корректировка по итогам проведения пилотного применения</w:t>
            </w:r>
          </w:p>
        </w:tc>
        <w:tc>
          <w:tcPr>
            <w:tcW w:w="1140" w:type="pct"/>
            <w:shd w:val="clear" w:color="auto" w:fill="auto"/>
            <w:vAlign w:val="center"/>
          </w:tcPr>
          <w:p w14:paraId="13076E55" w14:textId="27A17146" w:rsidR="000B7953" w:rsidRDefault="000B7953" w:rsidP="00474076">
            <w:pPr>
              <w:pStyle w:val="Tabledata"/>
              <w:jc w:val="center"/>
              <w:rPr>
                <w:rFonts w:ascii="Open Sans" w:hAnsi="Open Sans" w:cs="Open Sans"/>
              </w:rPr>
            </w:pPr>
            <w:r>
              <w:rPr>
                <w:rFonts w:ascii="Open Sans" w:hAnsi="Open Sans" w:cs="Open Sans"/>
              </w:rPr>
              <w:t>Консультанты ДРТ</w:t>
            </w:r>
          </w:p>
        </w:tc>
      </w:tr>
      <w:bookmarkEnd w:id="0"/>
    </w:tbl>
    <w:p w14:paraId="01CEE1FB" w14:textId="77777777" w:rsidR="00222F56" w:rsidRDefault="00222F56" w:rsidP="00222F56">
      <w:pPr>
        <w:pStyle w:val="1"/>
        <w:sectPr w:rsidR="00222F56" w:rsidSect="008C7DD1">
          <w:footerReference w:type="default" r:id="rId10"/>
          <w:pgSz w:w="11906" w:h="16838" w:code="9"/>
          <w:pgMar w:top="818" w:right="567" w:bottom="1134" w:left="713" w:header="284" w:footer="482" w:gutter="0"/>
          <w:cols w:space="720"/>
          <w:docGrid w:linePitch="272"/>
        </w:sectPr>
      </w:pPr>
    </w:p>
    <w:bookmarkStart w:id="11" w:name="_Toc233097770"/>
    <w:p w14:paraId="29EDB468" w14:textId="31B543B8" w:rsidR="00222F56" w:rsidRDefault="00222F56" w:rsidP="00474076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</w:pPr>
      <w:r>
        <w:rPr>
          <w:rFonts w:ascii="Open Sans" w:hAnsi="Open Sans" w:cs="Open Sans"/>
          <w:noProof/>
          <w:sz w:val="18"/>
          <w:szCs w:val="18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62335" behindDoc="1" locked="0" layoutInCell="1" allowOverlap="1" wp14:anchorId="0BF66469" wp14:editId="106ED91F">
                <wp:simplePos x="0" y="0"/>
                <wp:positionH relativeFrom="column">
                  <wp:posOffset>-998</wp:posOffset>
                </wp:positionH>
                <wp:positionV relativeFrom="paragraph">
                  <wp:posOffset>-2359</wp:posOffset>
                </wp:positionV>
                <wp:extent cx="6744698" cy="345259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698" cy="345259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17064" id="Rectangle 14" o:spid="_x0000_s1026" style="position:absolute;margin-left:-.1pt;margin-top:-.2pt;width:531.1pt;height:27.2pt;z-index:-2516541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" fillcolor="#92d050" stroked="f" strokeweight="2pt"/>
            </w:pict>
          </mc:Fallback>
        </mc:AlternateContent>
      </w:r>
      <w:r>
        <w:t>Назначение документа</w:t>
      </w:r>
      <w:bookmarkEnd w:id="11"/>
    </w:p>
    <w:p w14:paraId="7D725E29" w14:textId="6F4DDF2A" w:rsidR="007B2835" w:rsidRDefault="00AA351C" w:rsidP="005B628B">
      <w:pPr>
        <w:tabs>
          <w:tab w:val="left" w:pos="1134"/>
        </w:tabs>
        <w:spacing w:before="120" w:after="120"/>
        <w:ind w:left="0"/>
        <w:jc w:val="left"/>
        <w:rPr>
          <w:rFonts w:ascii="Open Sans" w:eastAsia="MS Mincho" w:hAnsi="Open Sans" w:cs="Open Sans"/>
          <w:sz w:val="18"/>
          <w:szCs w:val="18"/>
          <w:lang w:bidi="en-US"/>
        </w:rPr>
      </w:pPr>
      <w:r>
        <w:rPr>
          <w:rFonts w:ascii="Open Sans" w:eastAsia="MS Mincho" w:hAnsi="Open Sans" w:cs="Open Sans"/>
          <w:sz w:val="18"/>
          <w:szCs w:val="18"/>
          <w:lang w:bidi="en-US"/>
        </w:rPr>
        <w:t>Данная Концепция о</w:t>
      </w:r>
      <w:r w:rsidR="00511981">
        <w:rPr>
          <w:rFonts w:ascii="Open Sans" w:eastAsia="MS Mincho" w:hAnsi="Open Sans" w:cs="Open Sans"/>
          <w:sz w:val="18"/>
          <w:szCs w:val="18"/>
          <w:lang w:bidi="en-US"/>
        </w:rPr>
        <w:t>писывает</w:t>
      </w:r>
      <w:r>
        <w:rPr>
          <w:rFonts w:ascii="Open Sans" w:eastAsia="MS Mincho" w:hAnsi="Open Sans" w:cs="Open Sans"/>
          <w:sz w:val="18"/>
          <w:szCs w:val="18"/>
          <w:lang w:bidi="en-US"/>
        </w:rPr>
        <w:t xml:space="preserve"> целевой</w:t>
      </w:r>
      <w:r w:rsidR="00511981">
        <w:rPr>
          <w:rFonts w:ascii="Open Sans" w:eastAsia="MS Mincho" w:hAnsi="Open Sans" w:cs="Open Sans"/>
          <w:sz w:val="18"/>
          <w:szCs w:val="18"/>
          <w:lang w:bidi="en-US"/>
        </w:rPr>
        <w:t xml:space="preserve"> процесс</w:t>
      </w:r>
      <w:r>
        <w:rPr>
          <w:rFonts w:ascii="Open Sans" w:eastAsia="MS Mincho" w:hAnsi="Open Sans" w:cs="Open Sans"/>
          <w:sz w:val="18"/>
          <w:szCs w:val="18"/>
          <w:lang w:bidi="en-US"/>
        </w:rPr>
        <w:t xml:space="preserve"> у</w:t>
      </w:r>
      <w:r w:rsidRPr="00AA351C">
        <w:rPr>
          <w:rFonts w:ascii="Open Sans" w:eastAsia="MS Mincho" w:hAnsi="Open Sans" w:cs="Open Sans"/>
          <w:sz w:val="18"/>
          <w:szCs w:val="18"/>
          <w:lang w:bidi="en-US"/>
        </w:rPr>
        <w:t>правления рисками конфликтов полномочий</w:t>
      </w:r>
      <w:r>
        <w:rPr>
          <w:rFonts w:ascii="Open Sans" w:eastAsia="MS Mincho" w:hAnsi="Open Sans" w:cs="Open Sans"/>
          <w:sz w:val="18"/>
          <w:szCs w:val="18"/>
          <w:lang w:bidi="en-US"/>
        </w:rPr>
        <w:t>.</w:t>
      </w:r>
    </w:p>
    <w:p w14:paraId="19DE9B62" w14:textId="41327E38" w:rsidR="00DA282E" w:rsidRDefault="00474076" w:rsidP="008F05C4">
      <w:pPr>
        <w:tabs>
          <w:tab w:val="left" w:pos="1134"/>
        </w:tabs>
        <w:spacing w:after="120"/>
        <w:ind w:left="0"/>
        <w:jc w:val="left"/>
        <w:rPr>
          <w:rFonts w:ascii="Open Sans" w:eastAsia="MS Mincho" w:hAnsi="Open Sans" w:cs="Open Sans"/>
          <w:sz w:val="18"/>
          <w:szCs w:val="18"/>
          <w:lang w:bidi="en-US"/>
        </w:rPr>
      </w:pPr>
      <w:r>
        <w:rPr>
          <w:rFonts w:ascii="Open Sans" w:eastAsia="MS Mincho" w:hAnsi="Open Sans" w:cs="Open Sans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1DC5C4A" wp14:editId="4284FD0A">
                <wp:simplePos x="0" y="0"/>
                <wp:positionH relativeFrom="column">
                  <wp:posOffset>-1342</wp:posOffset>
                </wp:positionH>
                <wp:positionV relativeFrom="paragraph">
                  <wp:posOffset>160333</wp:posOffset>
                </wp:positionV>
                <wp:extent cx="6745146" cy="344805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146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DE3455" id="Rectangle 15" o:spid="_x0000_s1026" style="position:absolute;margin-left:-.1pt;margin-top:12.6pt;width:531.1pt;height:27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" fillcolor="#92d050" stroked="f" strokeweight="2pt"/>
            </w:pict>
          </mc:Fallback>
        </mc:AlternateContent>
      </w:r>
    </w:p>
    <w:p w14:paraId="01235BF7" w14:textId="57374E28" w:rsidR="00474076" w:rsidRPr="00474076" w:rsidRDefault="00474076" w:rsidP="00815FEE">
      <w:pPr>
        <w:pStyle w:val="1"/>
        <w:tabs>
          <w:tab w:val="clear" w:pos="360"/>
          <w:tab w:val="clear" w:pos="720"/>
          <w:tab w:val="num" w:pos="709"/>
        </w:tabs>
        <w:spacing w:after="0"/>
        <w:ind w:left="426" w:hanging="284"/>
      </w:pPr>
      <w:bookmarkStart w:id="12" w:name="_Toc233097771"/>
      <w:r>
        <w:t>Краткое описание процесса</w:t>
      </w:r>
      <w:bookmarkEnd w:id="12"/>
    </w:p>
    <w:p w14:paraId="62C89BDF" w14:textId="78FC686F" w:rsidR="007B2835" w:rsidRDefault="007B2835" w:rsidP="008F05C4">
      <w:pPr>
        <w:tabs>
          <w:tab w:val="left" w:pos="1134"/>
        </w:tabs>
        <w:spacing w:after="120"/>
        <w:jc w:val="left"/>
        <w:rPr>
          <w:rFonts w:ascii="Open Sans" w:eastAsia="MS Mincho" w:hAnsi="Open Sans" w:cs="Open Sans"/>
          <w:sz w:val="2"/>
          <w:szCs w:val="2"/>
          <w:lang w:bidi="en-US"/>
        </w:rPr>
      </w:pPr>
    </w:p>
    <w:tbl>
      <w:tblPr>
        <w:tblW w:w="10632" w:type="dxa"/>
        <w:tblLook w:val="04A0" w:firstRow="1" w:lastRow="0" w:firstColumn="1" w:lastColumn="0" w:noHBand="0" w:noVBand="1"/>
      </w:tblPr>
      <w:tblGrid>
        <w:gridCol w:w="992"/>
        <w:gridCol w:w="2019"/>
        <w:gridCol w:w="7621"/>
      </w:tblGrid>
      <w:tr w:rsidR="007B2835" w14:paraId="0C04EBA7" w14:textId="77777777" w:rsidTr="00F4525C">
        <w:tc>
          <w:tcPr>
            <w:tcW w:w="992" w:type="dxa"/>
            <w:shd w:val="clear" w:color="auto" w:fill="auto"/>
            <w:vAlign w:val="center"/>
            <w:hideMark/>
          </w:tcPr>
          <w:bookmarkEnd w:id="1"/>
          <w:p w14:paraId="45109E7E" w14:textId="77777777" w:rsidR="007B2835" w:rsidRDefault="00511981" w:rsidP="005B628B">
            <w:pPr>
              <w:spacing w:before="120" w:after="120"/>
              <w:ind w:left="0"/>
              <w:jc w:val="center"/>
              <w:rPr>
                <w:rFonts w:ascii="Open Sans" w:hAnsi="Open Sans" w:cs="Open Sans"/>
                <w:b/>
                <w:sz w:val="22"/>
                <w:lang w:eastAsia="en-U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0D334D6A" wp14:editId="042D9A60">
                  <wp:extent cx="315595" cy="29400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" cy="2940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9" w:type="dxa"/>
            <w:shd w:val="clear" w:color="auto" w:fill="auto"/>
            <w:vAlign w:val="center"/>
            <w:hideMark/>
          </w:tcPr>
          <w:p w14:paraId="299D1181" w14:textId="77777777" w:rsidR="007B2835" w:rsidRDefault="00511981" w:rsidP="005B628B">
            <w:pPr>
              <w:spacing w:before="120" w:after="120"/>
              <w:ind w:left="0"/>
              <w:jc w:val="left"/>
              <w:rPr>
                <w:rFonts w:ascii="Open Sans" w:eastAsia="Calibri" w:hAnsi="Open Sans" w:cs="Open Sans"/>
                <w:b/>
                <w:color w:val="E36C0A"/>
                <w:sz w:val="18"/>
                <w:szCs w:val="18"/>
                <w:lang w:eastAsia="en-US"/>
              </w:rPr>
            </w:pPr>
            <w:r>
              <w:rPr>
                <w:rFonts w:ascii="Open Sans" w:eastAsia="Calibri" w:hAnsi="Open Sans" w:cs="Open Sans"/>
                <w:b/>
                <w:bCs/>
                <w:sz w:val="18"/>
                <w:szCs w:val="18"/>
                <w:lang w:eastAsia="en-US"/>
              </w:rPr>
              <w:t>Цель процесса</w:t>
            </w:r>
          </w:p>
        </w:tc>
        <w:tc>
          <w:tcPr>
            <w:tcW w:w="7621" w:type="dxa"/>
            <w:shd w:val="clear" w:color="auto" w:fill="auto"/>
            <w:vAlign w:val="center"/>
          </w:tcPr>
          <w:p w14:paraId="09B55184" w14:textId="66805B7E" w:rsidR="007B2835" w:rsidRDefault="00511981" w:rsidP="005B628B">
            <w:pPr>
              <w:spacing w:before="120" w:after="120"/>
              <w:ind w:left="0"/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</w:pPr>
            <w:r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instrText xml:space="preserve"> DOCVARIABLE Цель_процесса_4ee026bc </w:instrText>
            </w:r>
            <w:r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fldChar w:fldCharType="separate"/>
            </w:r>
            <w:r w:rsidR="00A65837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>Снижение</w:t>
            </w:r>
            <w:r w:rsidR="00CE5C92" w:rsidRPr="00CE5C92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 рисков мошенничества и</w:t>
            </w:r>
            <w:r w:rsidR="00A65837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 </w:t>
            </w:r>
            <w:r w:rsidR="00CE5C92" w:rsidRPr="00CE5C92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>неп</w:t>
            </w:r>
            <w:r w:rsidR="00CE5C92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>реднамеренного искажения данных в ИС Компании</w:t>
            </w:r>
            <w:r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fldChar w:fldCharType="end"/>
            </w:r>
            <w:r w:rsidR="00A65837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 за</w:t>
            </w:r>
            <w:r w:rsidR="002F3FEC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 </w:t>
            </w:r>
            <w:r w:rsidR="008D4F4C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счет </w:t>
            </w:r>
            <w:r w:rsidR="00A65837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внедрения и поддержания </w:t>
            </w:r>
            <w:r w:rsidR="001B5778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>принципа</w:t>
            </w:r>
            <w:r w:rsidR="00A65837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 xml:space="preserve"> разделения полномочий</w:t>
            </w:r>
            <w:r w:rsidR="00CE5C92">
              <w:rPr>
                <w:rFonts w:ascii="Open Sans" w:eastAsia="Calibri" w:hAnsi="Open Sans" w:cs="Open Sans"/>
                <w:sz w:val="18"/>
                <w:szCs w:val="18"/>
                <w:lang w:eastAsia="en-US"/>
              </w:rPr>
              <w:t>.</w:t>
            </w:r>
          </w:p>
        </w:tc>
      </w:tr>
      <w:tr w:rsidR="007B2835" w14:paraId="5FB73247" w14:textId="77777777" w:rsidTr="00F4525C">
        <w:trPr>
          <w:trHeight w:val="578"/>
        </w:trPr>
        <w:tc>
          <w:tcPr>
            <w:tcW w:w="992" w:type="dxa"/>
            <w:shd w:val="clear" w:color="auto" w:fill="auto"/>
            <w:vAlign w:val="center"/>
            <w:hideMark/>
          </w:tcPr>
          <w:p w14:paraId="2A8C07B1" w14:textId="77777777" w:rsidR="007B2835" w:rsidRDefault="00511981" w:rsidP="008F05C4">
            <w:pPr>
              <w:spacing w:after="120"/>
              <w:ind w:left="0"/>
              <w:jc w:val="center"/>
              <w:rPr>
                <w:rFonts w:ascii="Open Sans" w:eastAsia="Calibri" w:hAnsi="Open Sans" w:cs="Open Sans"/>
                <w:b/>
                <w:sz w:val="22"/>
                <w:lang w:eastAsia="en-US"/>
              </w:rPr>
            </w:pPr>
            <w:r>
              <w:rPr>
                <w:noProof/>
                <w:lang w:val="en-US" w:eastAsia="en-US"/>
              </w:rPr>
              <w:drawing>
                <wp:inline distT="0" distB="0" distL="0" distR="0" wp14:anchorId="6488178F" wp14:editId="53FCBC1D">
                  <wp:extent cx="272415" cy="2609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" cy="260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9" w:type="dxa"/>
            <w:shd w:val="clear" w:color="auto" w:fill="auto"/>
            <w:vAlign w:val="center"/>
            <w:hideMark/>
          </w:tcPr>
          <w:p w14:paraId="590FCB85" w14:textId="77777777" w:rsidR="007B2835" w:rsidRDefault="00511981" w:rsidP="008F05C4">
            <w:pPr>
              <w:spacing w:after="120"/>
              <w:ind w:left="0"/>
              <w:jc w:val="left"/>
              <w:rPr>
                <w:rFonts w:ascii="Open Sans" w:eastAsia="Calibri" w:hAnsi="Open Sans" w:cs="Open Sans"/>
                <w:b/>
                <w:color w:val="E36C0A"/>
                <w:sz w:val="18"/>
                <w:szCs w:val="18"/>
                <w:lang w:eastAsia="en-US"/>
              </w:rPr>
            </w:pPr>
            <w:r>
              <w:rPr>
                <w:rFonts w:ascii="Open Sans" w:eastAsia="Calibri" w:hAnsi="Open Sans" w:cs="Open Sans"/>
                <w:b/>
                <w:bCs/>
                <w:sz w:val="18"/>
                <w:szCs w:val="18"/>
                <w:lang w:eastAsia="en-US"/>
              </w:rPr>
              <w:t>Владелец процесса</w:t>
            </w:r>
          </w:p>
        </w:tc>
        <w:tc>
          <w:tcPr>
            <w:tcW w:w="7621" w:type="dxa"/>
            <w:shd w:val="clear" w:color="auto" w:fill="auto"/>
            <w:vAlign w:val="center"/>
          </w:tcPr>
          <w:p w14:paraId="4DFF8C53" w14:textId="5C75E02C" w:rsidR="007B2835" w:rsidRPr="00AA351C" w:rsidRDefault="00A65837" w:rsidP="00B23493">
            <w:pPr>
              <w:spacing w:after="120"/>
              <w:ind w:left="0"/>
              <w:rPr>
                <w:rFonts w:ascii="Open Sans" w:eastAsia="Calibri" w:hAnsi="Open Sans" w:cs="Open Sans"/>
                <w:color w:val="FF0000"/>
                <w:sz w:val="18"/>
                <w:szCs w:val="18"/>
                <w:lang w:eastAsia="en-US"/>
              </w:rPr>
            </w:pPr>
            <w:bookmarkStart w:id="13" w:name="Владельцы_c0bfd059"/>
            <w:bookmarkEnd w:id="13"/>
            <w:r>
              <w:rPr>
                <w:rFonts w:ascii="Open Sans" w:eastAsia="Calibri" w:hAnsi="Open Sans" w:cs="Open Sans"/>
                <w:sz w:val="18"/>
              </w:rPr>
              <w:t>Департамент</w:t>
            </w:r>
            <w:r w:rsidR="002F5D8B" w:rsidRPr="002F5D8B">
              <w:rPr>
                <w:rFonts w:ascii="Open Sans" w:eastAsia="Calibri" w:hAnsi="Open Sans" w:cs="Open Sans"/>
                <w:sz w:val="18"/>
              </w:rPr>
              <w:t xml:space="preserve"> по рискам УК.</w:t>
            </w:r>
          </w:p>
        </w:tc>
      </w:tr>
    </w:tbl>
    <w:p w14:paraId="60EE5086" w14:textId="49210216" w:rsidR="007B2835" w:rsidRDefault="00474076" w:rsidP="00815FEE">
      <w:pPr>
        <w:tabs>
          <w:tab w:val="left" w:pos="1080"/>
          <w:tab w:val="left" w:pos="1260"/>
        </w:tabs>
        <w:spacing w:after="0"/>
        <w:ind w:left="0"/>
        <w:jc w:val="left"/>
        <w:rPr>
          <w:rFonts w:ascii="Open Sans" w:hAnsi="Open Sans" w:cs="Open Sans"/>
          <w:sz w:val="18"/>
          <w:szCs w:val="2"/>
        </w:rPr>
      </w:pPr>
      <w:r>
        <w:rPr>
          <w:rFonts w:ascii="Open Sans" w:eastAsia="MS Mincho" w:hAnsi="Open Sans" w:cs="Open Sans"/>
          <w:noProof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54817DD" wp14:editId="04935457">
                <wp:simplePos x="0" y="0"/>
                <wp:positionH relativeFrom="column">
                  <wp:posOffset>1551</wp:posOffset>
                </wp:positionH>
                <wp:positionV relativeFrom="paragraph">
                  <wp:posOffset>159634</wp:posOffset>
                </wp:positionV>
                <wp:extent cx="6745147" cy="34480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1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641AC" id="Rectangle 27" o:spid="_x0000_s1026" style="position:absolute;margin-left:.1pt;margin-top:12.55pt;width:531.1pt;height:27.1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" fillcolor="#92d050" stroked="f" strokeweight="2pt"/>
            </w:pict>
          </mc:Fallback>
        </mc:AlternateContent>
      </w:r>
    </w:p>
    <w:p w14:paraId="0842E938" w14:textId="2638C608" w:rsidR="00474076" w:rsidRPr="00474076" w:rsidRDefault="00474076" w:rsidP="00474076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</w:pPr>
      <w:bookmarkStart w:id="14" w:name="_Toc233097772"/>
      <w:r w:rsidRPr="00A9665C">
        <w:t>О</w:t>
      </w:r>
      <w:r>
        <w:t>сновные понятия, термины и сокращения</w:t>
      </w:r>
      <w:bookmarkEnd w:id="14"/>
    </w:p>
    <w:p w14:paraId="736CC9DA" w14:textId="0E300753" w:rsidR="00474076" w:rsidRPr="00A80F95" w:rsidRDefault="00474076" w:rsidP="005B628B">
      <w:pPr>
        <w:spacing w:before="120"/>
        <w:ind w:left="0"/>
        <w:rPr>
          <w:rFonts w:ascii="Open Sans" w:hAnsi="Open Sans" w:cs="Open Sans"/>
          <w:sz w:val="18"/>
          <w:szCs w:val="18"/>
        </w:rPr>
      </w:pPr>
      <w:r w:rsidRPr="00A80F95">
        <w:rPr>
          <w:rFonts w:ascii="Open Sans" w:hAnsi="Open Sans" w:cs="Open Sans"/>
          <w:sz w:val="18"/>
          <w:szCs w:val="18"/>
        </w:rPr>
        <w:t>Общекорпоративные термины и сокращения, применяемые в рамках данного документа, размещены на корпоративном портале в разделе «Документы» – «</w:t>
      </w:r>
      <w:hyperlink r:id="rId13" w:history="1">
        <w:r w:rsidRPr="00F97CD9">
          <w:rPr>
            <w:rStyle w:val="ae"/>
            <w:rFonts w:ascii="Open Sans" w:hAnsi="Open Sans" w:cs="Open Sans"/>
            <w:color w:val="EEB500"/>
            <w:sz w:val="18"/>
            <w:szCs w:val="18"/>
          </w:rPr>
          <w:t>Корпоративный глоссарий</w:t>
        </w:r>
      </w:hyperlink>
      <w:r w:rsidRPr="00A80F95">
        <w:rPr>
          <w:rFonts w:ascii="Open Sans" w:hAnsi="Open Sans" w:cs="Open Sans"/>
          <w:sz w:val="18"/>
          <w:szCs w:val="18"/>
        </w:rPr>
        <w:t>».</w:t>
      </w:r>
      <w:r>
        <w:rPr>
          <w:rFonts w:ascii="Open Sans" w:hAnsi="Open Sans" w:cs="Open Sans"/>
          <w:sz w:val="18"/>
          <w:szCs w:val="18"/>
        </w:rPr>
        <w:t xml:space="preserve"> </w:t>
      </w:r>
      <w:r w:rsidRPr="00A80F95">
        <w:rPr>
          <w:rFonts w:ascii="Open Sans" w:hAnsi="Open Sans" w:cs="Open Sans"/>
          <w:sz w:val="18"/>
          <w:szCs w:val="18"/>
        </w:rPr>
        <w:t>Дополнительные термины</w:t>
      </w:r>
      <w:r>
        <w:rPr>
          <w:rFonts w:ascii="Open Sans" w:hAnsi="Open Sans" w:cs="Open Sans"/>
          <w:sz w:val="18"/>
          <w:szCs w:val="18"/>
        </w:rPr>
        <w:t xml:space="preserve"> представлены в </w:t>
      </w:r>
      <w:r w:rsidR="00D408F9">
        <w:rPr>
          <w:rFonts w:ascii="Open Sans" w:hAnsi="Open Sans" w:cs="Open Sans"/>
          <w:sz w:val="18"/>
          <w:szCs w:val="18"/>
        </w:rPr>
        <w:t>Т</w:t>
      </w:r>
      <w:r>
        <w:rPr>
          <w:rFonts w:ascii="Open Sans" w:hAnsi="Open Sans" w:cs="Open Sans"/>
          <w:sz w:val="18"/>
          <w:szCs w:val="18"/>
        </w:rPr>
        <w:t xml:space="preserve">аблице 1 </w:t>
      </w:r>
      <w:r w:rsidR="00606F68">
        <w:rPr>
          <w:rFonts w:ascii="Open Sans" w:hAnsi="Open Sans" w:cs="Open Sans"/>
          <w:sz w:val="18"/>
          <w:szCs w:val="18"/>
        </w:rPr>
        <w:t>ниже</w:t>
      </w:r>
      <w:r w:rsidR="00D408F9">
        <w:rPr>
          <w:rFonts w:ascii="Open Sans" w:hAnsi="Open Sans" w:cs="Open Sans"/>
          <w:sz w:val="18"/>
          <w:szCs w:val="18"/>
        </w:rPr>
        <w:t>.</w:t>
      </w:r>
    </w:p>
    <w:p w14:paraId="548DD984" w14:textId="513F57E2" w:rsidR="00A9665C" w:rsidRPr="00174E5E" w:rsidRDefault="00174E5E" w:rsidP="00174E5E">
      <w:pPr>
        <w:spacing w:before="120" w:after="0"/>
        <w:ind w:left="0"/>
        <w:jc w:val="right"/>
        <w:rPr>
          <w:rFonts w:ascii="Open Sans" w:hAnsi="Open Sans" w:cs="Open Sans"/>
          <w:sz w:val="14"/>
          <w:szCs w:val="18"/>
        </w:rPr>
      </w:pPr>
      <w:r w:rsidRPr="00174E5E">
        <w:rPr>
          <w:rFonts w:ascii="Open Sans" w:hAnsi="Open Sans" w:cs="Open Sans"/>
          <w:sz w:val="14"/>
          <w:szCs w:val="18"/>
        </w:rPr>
        <w:t xml:space="preserve">Таблица 1 – </w:t>
      </w:r>
      <w:r>
        <w:rPr>
          <w:rFonts w:ascii="Open Sans" w:hAnsi="Open Sans" w:cs="Open Sans"/>
          <w:sz w:val="14"/>
          <w:szCs w:val="18"/>
        </w:rPr>
        <w:t>Основные понятия, термины и сокращения</w:t>
      </w:r>
    </w:p>
    <w:tbl>
      <w:tblPr>
        <w:tblStyle w:val="af1"/>
        <w:tblW w:w="10627" w:type="dxa"/>
        <w:tblLook w:val="04A0" w:firstRow="1" w:lastRow="0" w:firstColumn="1" w:lastColumn="0" w:noHBand="0" w:noVBand="1"/>
      </w:tblPr>
      <w:tblGrid>
        <w:gridCol w:w="2547"/>
        <w:gridCol w:w="8080"/>
      </w:tblGrid>
      <w:tr w:rsidR="00A9665C" w14:paraId="3BA08632" w14:textId="77777777" w:rsidTr="00174E5E">
        <w:tc>
          <w:tcPr>
            <w:tcW w:w="2547" w:type="dxa"/>
            <w:shd w:val="clear" w:color="auto" w:fill="D9D9D9" w:themeFill="background1" w:themeFillShade="D9"/>
          </w:tcPr>
          <w:p w14:paraId="1DDC0CB4" w14:textId="77777777" w:rsidR="00A9665C" w:rsidRPr="00DA282E" w:rsidRDefault="00A9665C" w:rsidP="00EA4EA8">
            <w:pPr>
              <w:spacing w:before="60"/>
              <w:ind w:left="0"/>
              <w:jc w:val="center"/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</w:pPr>
            <w:r w:rsidRPr="00DA282E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Термин</w:t>
            </w:r>
          </w:p>
        </w:tc>
        <w:tc>
          <w:tcPr>
            <w:tcW w:w="8080" w:type="dxa"/>
            <w:shd w:val="clear" w:color="auto" w:fill="D9D9D9" w:themeFill="background1" w:themeFillShade="D9"/>
          </w:tcPr>
          <w:p w14:paraId="1DE02963" w14:textId="77777777" w:rsidR="00A9665C" w:rsidRPr="00DA282E" w:rsidRDefault="00A9665C" w:rsidP="00EA4EA8">
            <w:pPr>
              <w:spacing w:before="60"/>
              <w:ind w:left="0"/>
              <w:jc w:val="center"/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</w:pPr>
            <w:r w:rsidRPr="00DA282E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Определение</w:t>
            </w:r>
          </w:p>
        </w:tc>
      </w:tr>
      <w:tr w:rsidR="0071401E" w14:paraId="26239D25" w14:textId="77777777" w:rsidTr="00174E5E">
        <w:tc>
          <w:tcPr>
            <w:tcW w:w="2547" w:type="dxa"/>
            <w:vAlign w:val="center"/>
          </w:tcPr>
          <w:p w14:paraId="0498ED43" w14:textId="431A6944" w:rsidR="0071401E" w:rsidRPr="00DA282E" w:rsidRDefault="0071401E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Владелец риска конфликтов полномочий</w:t>
            </w:r>
          </w:p>
        </w:tc>
        <w:tc>
          <w:tcPr>
            <w:tcW w:w="8080" w:type="dxa"/>
            <w:vAlign w:val="center"/>
          </w:tcPr>
          <w:p w14:paraId="79D2C6DA" w14:textId="6D74AF5E" w:rsidR="0071401E" w:rsidRPr="00DC14CE" w:rsidRDefault="006C222A" w:rsidP="00572F8E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Функциональная р</w:t>
            </w:r>
            <w:r w:rsidR="00E72082" w:rsidRPr="00E72082">
              <w:rPr>
                <w:rFonts w:ascii="Open Sans" w:hAnsi="Open Sans" w:cs="Open Sans"/>
                <w:sz w:val="18"/>
                <w:szCs w:val="18"/>
              </w:rPr>
              <w:t>оль в ИС ТОРГ GRC AC / АСУД One Identity, закрепляемая за сотрудником</w:t>
            </w:r>
            <w:r w:rsidR="00E72082">
              <w:rPr>
                <w:rFonts w:ascii="Open Sans" w:hAnsi="Open Sans" w:cs="Open Sans"/>
                <w:sz w:val="18"/>
                <w:szCs w:val="18"/>
              </w:rPr>
              <w:t xml:space="preserve"> бизнес-подразделения</w:t>
            </w:r>
            <w:r w:rsidR="00E72082" w:rsidRPr="00E72082">
              <w:rPr>
                <w:rFonts w:ascii="Open Sans" w:hAnsi="Open Sans" w:cs="Open Sans"/>
                <w:sz w:val="18"/>
                <w:szCs w:val="18"/>
              </w:rPr>
              <w:t xml:space="preserve"> при внесении SoD-рисков в </w:t>
            </w:r>
            <w:r w:rsidR="00E72082">
              <w:rPr>
                <w:rFonts w:ascii="Open Sans" w:hAnsi="Open Sans" w:cs="Open Sans"/>
                <w:sz w:val="18"/>
                <w:szCs w:val="18"/>
              </w:rPr>
              <w:t xml:space="preserve">соответствующую </w:t>
            </w:r>
            <w:r w:rsidR="00E72082" w:rsidRPr="00E72082">
              <w:rPr>
                <w:rFonts w:ascii="Open Sans" w:hAnsi="Open Sans" w:cs="Open Sans"/>
                <w:sz w:val="18"/>
                <w:szCs w:val="18"/>
              </w:rPr>
              <w:t>систему. В качестве Владельца риска указывается Ответственный за управлени</w:t>
            </w:r>
            <w:r w:rsidR="00E72082">
              <w:rPr>
                <w:rFonts w:ascii="Open Sans" w:hAnsi="Open Sans" w:cs="Open Sans"/>
                <w:sz w:val="18"/>
                <w:szCs w:val="18"/>
              </w:rPr>
              <w:t>е SoD-рисками в бизнес-процессе</w:t>
            </w:r>
            <w:r w:rsidR="00E72082" w:rsidRPr="00E72082">
              <w:rPr>
                <w:rFonts w:ascii="Open Sans" w:hAnsi="Open Sans" w:cs="Open Sans"/>
                <w:sz w:val="18"/>
                <w:szCs w:val="18"/>
              </w:rPr>
              <w:t xml:space="preserve"> либо Владелец бизнес-процесса (при отсутствии назначенного Ответственного).</w:t>
            </w:r>
          </w:p>
        </w:tc>
      </w:tr>
      <w:tr w:rsidR="00A9665C" w14:paraId="3F39FC16" w14:textId="77777777" w:rsidTr="00174E5E">
        <w:tc>
          <w:tcPr>
            <w:tcW w:w="2547" w:type="dxa"/>
            <w:vAlign w:val="center"/>
          </w:tcPr>
          <w:p w14:paraId="1848EDBB" w14:textId="77777777" w:rsidR="00A9665C" w:rsidRDefault="00A9665C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A282E">
              <w:rPr>
                <w:rFonts w:ascii="Open Sans" w:hAnsi="Open Sans" w:cs="Open Sans"/>
                <w:sz w:val="18"/>
                <w:szCs w:val="18"/>
              </w:rPr>
              <w:t>Группа полномочий</w:t>
            </w:r>
          </w:p>
        </w:tc>
        <w:tc>
          <w:tcPr>
            <w:tcW w:w="8080" w:type="dxa"/>
            <w:vAlign w:val="center"/>
          </w:tcPr>
          <w:p w14:paraId="40D4CFF0" w14:textId="1831980C" w:rsidR="00A9665C" w:rsidRDefault="00A9665C" w:rsidP="00EA4EA8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DA282E">
              <w:rPr>
                <w:rFonts w:ascii="Open Sans" w:hAnsi="Open Sans" w:cs="Open Sans"/>
                <w:sz w:val="18"/>
                <w:szCs w:val="18"/>
              </w:rPr>
              <w:t xml:space="preserve">Набор </w:t>
            </w:r>
            <w:r w:rsidR="00F4525C">
              <w:rPr>
                <w:rFonts w:ascii="Open Sans" w:hAnsi="Open Sans" w:cs="Open Sans"/>
                <w:sz w:val="18"/>
                <w:szCs w:val="18"/>
              </w:rPr>
              <w:t>похожих</w:t>
            </w:r>
            <w:r w:rsidR="00F4525C" w:rsidRPr="00F4525C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DA282E">
              <w:rPr>
                <w:rFonts w:ascii="Open Sans" w:hAnsi="Open Sans" w:cs="Open Sans"/>
                <w:sz w:val="18"/>
                <w:szCs w:val="18"/>
              </w:rPr>
              <w:t>операций в информационной системе, не содержащих конфликта полномочий.</w:t>
            </w:r>
          </w:p>
        </w:tc>
      </w:tr>
      <w:tr w:rsidR="00E24550" w14:paraId="1408DAE9" w14:textId="77777777" w:rsidTr="00174E5E">
        <w:tc>
          <w:tcPr>
            <w:tcW w:w="2547" w:type="dxa"/>
            <w:vAlign w:val="center"/>
          </w:tcPr>
          <w:p w14:paraId="38DB38B1" w14:textId="05D5BE05" w:rsidR="00E24550" w:rsidRPr="00DA282E" w:rsidRDefault="00E24550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Композитная роль</w:t>
            </w:r>
          </w:p>
        </w:tc>
        <w:tc>
          <w:tcPr>
            <w:tcW w:w="8080" w:type="dxa"/>
            <w:vAlign w:val="center"/>
          </w:tcPr>
          <w:p w14:paraId="4D1AB119" w14:textId="492F781D" w:rsidR="00E24550" w:rsidRPr="00F4525C" w:rsidRDefault="0009423A" w:rsidP="00350A12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9423A">
              <w:rPr>
                <w:rFonts w:ascii="Open Sans" w:hAnsi="Open Sans" w:cs="Open Sans"/>
                <w:sz w:val="18"/>
                <w:szCs w:val="18"/>
              </w:rPr>
              <w:t xml:space="preserve">Роль в системе, объединяющая несколько </w:t>
            </w:r>
            <w:r w:rsidR="00350A12">
              <w:rPr>
                <w:rFonts w:ascii="Open Sans" w:hAnsi="Open Sans" w:cs="Open Sans"/>
                <w:sz w:val="18"/>
                <w:szCs w:val="18"/>
              </w:rPr>
              <w:t>одиночных</w:t>
            </w:r>
            <w:r w:rsidRPr="0009423A">
              <w:rPr>
                <w:rFonts w:ascii="Open Sans" w:hAnsi="Open Sans" w:cs="Open Sans"/>
                <w:sz w:val="18"/>
                <w:szCs w:val="18"/>
              </w:rPr>
              <w:t xml:space="preserve"> ролей в соответствии с необходимым набором операций для выполнения определенной обязанности в </w:t>
            </w:r>
            <w:r>
              <w:rPr>
                <w:rFonts w:ascii="Open Sans" w:hAnsi="Open Sans" w:cs="Open Sans"/>
                <w:sz w:val="18"/>
                <w:szCs w:val="18"/>
              </w:rPr>
              <w:t>конкретном</w:t>
            </w:r>
            <w:r w:rsidRPr="0009423A">
              <w:rPr>
                <w:rFonts w:ascii="Open Sans" w:hAnsi="Open Sans" w:cs="Open Sans"/>
                <w:sz w:val="18"/>
                <w:szCs w:val="18"/>
              </w:rPr>
              <w:t xml:space="preserve"> подразделении </w:t>
            </w:r>
            <w:r>
              <w:rPr>
                <w:rFonts w:ascii="Open Sans" w:hAnsi="Open Sans" w:cs="Open Sans"/>
                <w:sz w:val="18"/>
                <w:szCs w:val="18"/>
              </w:rPr>
              <w:t>Компании.</w:t>
            </w:r>
          </w:p>
        </w:tc>
      </w:tr>
      <w:tr w:rsidR="00F4525C" w14:paraId="30CE8C8F" w14:textId="77777777" w:rsidTr="00174E5E">
        <w:tc>
          <w:tcPr>
            <w:tcW w:w="2547" w:type="dxa"/>
            <w:vAlign w:val="center"/>
          </w:tcPr>
          <w:p w14:paraId="04173C4E" w14:textId="77777777" w:rsidR="00F4525C" w:rsidRDefault="00F4525C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A282E">
              <w:rPr>
                <w:rFonts w:ascii="Open Sans" w:hAnsi="Open Sans" w:cs="Open Sans"/>
                <w:sz w:val="18"/>
                <w:szCs w:val="18"/>
              </w:rPr>
              <w:t>Конфликт полномочий</w:t>
            </w:r>
          </w:p>
        </w:tc>
        <w:tc>
          <w:tcPr>
            <w:tcW w:w="8080" w:type="dxa"/>
            <w:vAlign w:val="center"/>
          </w:tcPr>
          <w:p w14:paraId="0A711F68" w14:textId="6D68A7CE" w:rsidR="00F4525C" w:rsidRDefault="00F4525C" w:rsidP="00EA4EA8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F4525C">
              <w:rPr>
                <w:rFonts w:ascii="Open Sans" w:hAnsi="Open Sans" w:cs="Open Sans"/>
                <w:sz w:val="18"/>
                <w:szCs w:val="18"/>
              </w:rPr>
              <w:t xml:space="preserve">Сочетание шагов бизнес-процессов, автоматизированных в информационных системах, присвоенных одному пользователю, </w:t>
            </w:r>
            <w:r w:rsidR="00D408F9">
              <w:rPr>
                <w:rFonts w:ascii="Open Sans" w:hAnsi="Open Sans" w:cs="Open Sans"/>
                <w:sz w:val="18"/>
                <w:szCs w:val="18"/>
              </w:rPr>
              <w:t xml:space="preserve">которое может привести к реализации </w:t>
            </w:r>
            <w:r w:rsidR="00D408F9">
              <w:rPr>
                <w:rFonts w:ascii="Open Sans" w:hAnsi="Open Sans" w:cs="Open Sans"/>
                <w:sz w:val="18"/>
                <w:szCs w:val="18"/>
                <w:lang w:val="en-US"/>
              </w:rPr>
              <w:t>S</w:t>
            </w:r>
            <w:r w:rsidR="00414DCA">
              <w:rPr>
                <w:rFonts w:ascii="Open Sans" w:hAnsi="Open Sans" w:cs="Open Sans"/>
                <w:sz w:val="18"/>
                <w:szCs w:val="18"/>
                <w:lang w:val="en-US"/>
              </w:rPr>
              <w:t>o</w:t>
            </w:r>
            <w:r w:rsidR="00D408F9">
              <w:rPr>
                <w:rFonts w:ascii="Open Sans" w:hAnsi="Open Sans" w:cs="Open Sans"/>
                <w:sz w:val="18"/>
                <w:szCs w:val="18"/>
                <w:lang w:val="en-US"/>
              </w:rPr>
              <w:t>D</w:t>
            </w:r>
            <w:r w:rsidR="00D408F9">
              <w:rPr>
                <w:rFonts w:ascii="Open Sans" w:hAnsi="Open Sans" w:cs="Open Sans"/>
                <w:sz w:val="18"/>
                <w:szCs w:val="18"/>
              </w:rPr>
              <w:t xml:space="preserve">-риска. </w:t>
            </w:r>
          </w:p>
        </w:tc>
      </w:tr>
      <w:tr w:rsidR="005F7344" w14:paraId="7FE0D4F6" w14:textId="77777777" w:rsidTr="00174E5E">
        <w:tc>
          <w:tcPr>
            <w:tcW w:w="2547" w:type="dxa"/>
            <w:vAlign w:val="center"/>
          </w:tcPr>
          <w:p w14:paraId="42C34B05" w14:textId="29F82ABA" w:rsidR="005F7344" w:rsidRPr="001C2B9F" w:rsidRDefault="005F7344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  <w:lang w:val="en-US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Матрица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</w:p>
        </w:tc>
        <w:tc>
          <w:tcPr>
            <w:tcW w:w="8080" w:type="dxa"/>
            <w:vAlign w:val="center"/>
          </w:tcPr>
          <w:p w14:paraId="5921C71F" w14:textId="64E7010E" w:rsidR="005F7344" w:rsidRPr="00D65CD8" w:rsidRDefault="00EA4EA8" w:rsidP="00EA4EA8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Т</w:t>
            </w:r>
            <w:r w:rsidRPr="00EA4EA8">
              <w:rPr>
                <w:rFonts w:ascii="Open Sans" w:hAnsi="Open Sans" w:cs="Open Sans"/>
                <w:sz w:val="18"/>
                <w:szCs w:val="18"/>
              </w:rPr>
              <w:t>аблица, которая наглядно отображает все известные комбинации полномочий, совмещение которых у одного пользователя при</w:t>
            </w:r>
            <w:r>
              <w:rPr>
                <w:rFonts w:ascii="Open Sans" w:hAnsi="Open Sans" w:cs="Open Sans"/>
                <w:sz w:val="18"/>
                <w:szCs w:val="18"/>
              </w:rPr>
              <w:t>водит к возникновению SoD-риска</w:t>
            </w:r>
            <w:r w:rsidRPr="00EA4EA8">
              <w:rPr>
                <w:rFonts w:ascii="Open Sans" w:hAnsi="Open Sans" w:cs="Open Sans"/>
                <w:sz w:val="18"/>
                <w:szCs w:val="18"/>
              </w:rPr>
              <w:t>.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Матрица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EA4EA8">
              <w:rPr>
                <w:rFonts w:ascii="Open Sans" w:hAnsi="Open Sans" w:cs="Open Sans"/>
                <w:sz w:val="18"/>
                <w:szCs w:val="18"/>
              </w:rPr>
              <w:t xml:space="preserve"> объединяет реестр рисков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конфликтов полномочий и </w:t>
            </w:r>
            <w:r w:rsidRPr="00EA4EA8">
              <w:rPr>
                <w:rFonts w:ascii="Open Sans" w:hAnsi="Open Sans" w:cs="Open Sans"/>
                <w:sz w:val="18"/>
                <w:szCs w:val="18"/>
              </w:rPr>
              <w:t xml:space="preserve">технические </w:t>
            </w:r>
            <w:r>
              <w:rPr>
                <w:rFonts w:ascii="Open Sans" w:hAnsi="Open Sans" w:cs="Open Sans"/>
                <w:sz w:val="18"/>
                <w:szCs w:val="18"/>
              </w:rPr>
              <w:t>правила разделения полномочий</w:t>
            </w:r>
            <w:r w:rsidRPr="00EA4EA8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0B7DE6" w14:paraId="0914E2B6" w14:textId="77777777" w:rsidTr="00174E5E">
        <w:trPr>
          <w:ins w:id="15" w:author="Kanashina, Aleksandra" w:date="2026-06-22T09:37:00Z"/>
        </w:trPr>
        <w:tc>
          <w:tcPr>
            <w:tcW w:w="2547" w:type="dxa"/>
            <w:vAlign w:val="center"/>
          </w:tcPr>
          <w:p w14:paraId="48E319FC" w14:textId="2D0227EC" w:rsidR="000B7DE6" w:rsidRDefault="000B7DE6" w:rsidP="00EA4EA8">
            <w:pPr>
              <w:spacing w:before="60"/>
              <w:ind w:left="0"/>
              <w:jc w:val="left"/>
              <w:rPr>
                <w:ins w:id="16" w:author="Kanashina, Aleksandra" w:date="2026-06-22T09:37:00Z"/>
                <w:rFonts w:ascii="Open Sans" w:hAnsi="Open Sans" w:cs="Open Sans"/>
                <w:sz w:val="18"/>
                <w:szCs w:val="18"/>
              </w:rPr>
            </w:pPr>
            <w:ins w:id="17" w:author="Kanashina, Aleksandra" w:date="2026-06-22T09:37:00Z">
              <w:r>
                <w:rPr>
                  <w:rFonts w:ascii="Open Sans" w:hAnsi="Open Sans" w:cs="Open Sans"/>
                  <w:sz w:val="18"/>
                  <w:szCs w:val="18"/>
                </w:rPr>
                <w:t>Матрица конфликтов бизнес-ролей</w:t>
              </w:r>
            </w:ins>
          </w:p>
        </w:tc>
        <w:tc>
          <w:tcPr>
            <w:tcW w:w="8080" w:type="dxa"/>
            <w:vAlign w:val="center"/>
          </w:tcPr>
          <w:p w14:paraId="4B68A87F" w14:textId="65C79121" w:rsidR="000B7DE6" w:rsidRDefault="007674C9" w:rsidP="007674C9">
            <w:pPr>
              <w:spacing w:before="60"/>
              <w:ind w:left="0"/>
              <w:rPr>
                <w:ins w:id="18" w:author="Kanashina, Aleksandra" w:date="2026-06-22T09:37:00Z"/>
                <w:rFonts w:ascii="Open Sans" w:hAnsi="Open Sans" w:cs="Open Sans"/>
                <w:sz w:val="18"/>
                <w:szCs w:val="18"/>
              </w:rPr>
            </w:pPr>
            <w:ins w:id="19" w:author="Kanashina, Aleksandra" w:date="2026-06-22T12:40:00Z">
              <w:r>
                <w:rPr>
                  <w:rFonts w:ascii="Open Sans" w:hAnsi="Open Sans" w:cs="Open Sans"/>
                  <w:sz w:val="18"/>
                  <w:szCs w:val="18"/>
                </w:rPr>
                <w:t>Перечень</w:t>
              </w:r>
            </w:ins>
            <w:ins w:id="20" w:author="Kanashina, Aleksandra" w:date="2026-06-22T12:42:00Z">
              <w:r>
                <w:rPr>
                  <w:rFonts w:ascii="Open Sans" w:hAnsi="Open Sans" w:cs="Open Sans"/>
                  <w:sz w:val="18"/>
                  <w:szCs w:val="18"/>
                </w:rPr>
                <w:t xml:space="preserve"> комбинаций</w:t>
              </w:r>
            </w:ins>
            <w:ins w:id="21" w:author="Kanashina, Aleksandra" w:date="2026-06-22T12:40:00Z">
              <w:r>
                <w:rPr>
                  <w:rFonts w:ascii="Open Sans" w:hAnsi="Open Sans" w:cs="Open Sans"/>
                  <w:sz w:val="18"/>
                  <w:szCs w:val="18"/>
                </w:rPr>
                <w:t xml:space="preserve"> ролей</w:t>
              </w:r>
              <w:r w:rsidRPr="00DA282E">
                <w:rPr>
                  <w:rFonts w:ascii="Open Sans" w:hAnsi="Open Sans" w:cs="Open Sans"/>
                  <w:sz w:val="18"/>
                  <w:szCs w:val="18"/>
                </w:rPr>
                <w:t xml:space="preserve">, </w:t>
              </w:r>
              <w:r>
                <w:rPr>
                  <w:rFonts w:ascii="Open Sans" w:hAnsi="Open Sans" w:cs="Open Sans"/>
                  <w:sz w:val="18"/>
                  <w:szCs w:val="18"/>
                </w:rPr>
                <w:t xml:space="preserve">присвоение которых одному пользователю </w:t>
              </w:r>
              <w:r w:rsidRPr="00DA282E">
                <w:rPr>
                  <w:rFonts w:ascii="Open Sans" w:hAnsi="Open Sans" w:cs="Open Sans"/>
                  <w:sz w:val="18"/>
                  <w:szCs w:val="18"/>
                </w:rPr>
                <w:t>приводит к риску конфликта полномочий.</w:t>
              </w:r>
            </w:ins>
          </w:p>
        </w:tc>
      </w:tr>
      <w:tr w:rsidR="00EA4EA8" w14:paraId="0BBFC32D" w14:textId="77777777" w:rsidTr="00174E5E">
        <w:tc>
          <w:tcPr>
            <w:tcW w:w="2547" w:type="dxa"/>
            <w:vAlign w:val="center"/>
          </w:tcPr>
          <w:p w14:paraId="1D0E4AA2" w14:textId="78325F58" w:rsidR="00EA4EA8" w:rsidRPr="00EA4EA8" w:rsidRDefault="00EA4EA8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Реестр рисков конфликтов полномочий</w:t>
            </w:r>
          </w:p>
        </w:tc>
        <w:tc>
          <w:tcPr>
            <w:tcW w:w="8080" w:type="dxa"/>
            <w:vAlign w:val="center"/>
          </w:tcPr>
          <w:p w14:paraId="4851F8BA" w14:textId="7630F930" w:rsidR="00EA4EA8" w:rsidRPr="00F4525C" w:rsidRDefault="0025394B" w:rsidP="0025394B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П</w:t>
            </w:r>
            <w:r w:rsidRPr="0025394B">
              <w:rPr>
                <w:rFonts w:ascii="Open Sans" w:hAnsi="Open Sans" w:cs="Open Sans"/>
                <w:sz w:val="18"/>
                <w:szCs w:val="18"/>
              </w:rPr>
              <w:t>еречень всех выявленных SoD-рисков, содержащий их детальное описание и уровень критичности для бизнес-процессов.</w:t>
            </w:r>
          </w:p>
        </w:tc>
      </w:tr>
      <w:tr w:rsidR="00F4525C" w14:paraId="60D7D205" w14:textId="77777777" w:rsidTr="00174E5E">
        <w:tc>
          <w:tcPr>
            <w:tcW w:w="2547" w:type="dxa"/>
            <w:vAlign w:val="center"/>
          </w:tcPr>
          <w:p w14:paraId="4D8A88DB" w14:textId="3D07A535" w:rsidR="00F4525C" w:rsidRDefault="00F4525C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A282E">
              <w:rPr>
                <w:rFonts w:ascii="Open Sans" w:hAnsi="Open Sans" w:cs="Open Sans"/>
                <w:sz w:val="18"/>
                <w:szCs w:val="18"/>
              </w:rPr>
              <w:t>Риск конфликта полномочий (SoD-риск)</w:t>
            </w:r>
          </w:p>
        </w:tc>
        <w:tc>
          <w:tcPr>
            <w:tcW w:w="8080" w:type="dxa"/>
            <w:vAlign w:val="center"/>
          </w:tcPr>
          <w:p w14:paraId="56B109F5" w14:textId="674A6EB0" w:rsidR="00F4525C" w:rsidRDefault="00F4525C" w:rsidP="00EA4EA8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F4525C">
              <w:rPr>
                <w:rFonts w:ascii="Open Sans" w:hAnsi="Open Sans" w:cs="Open Sans"/>
                <w:sz w:val="18"/>
                <w:szCs w:val="18"/>
              </w:rPr>
              <w:t>Риск</w:t>
            </w:r>
            <w:r w:rsidR="005F7344">
              <w:rPr>
                <w:rFonts w:ascii="Open Sans" w:hAnsi="Open Sans" w:cs="Open Sans"/>
                <w:sz w:val="18"/>
                <w:szCs w:val="18"/>
              </w:rPr>
              <w:t xml:space="preserve"> злоупотребления полномочиями</w:t>
            </w:r>
            <w:r w:rsidRPr="00F4525C">
              <w:rPr>
                <w:rFonts w:ascii="Open Sans" w:hAnsi="Open Sans" w:cs="Open Sans"/>
                <w:sz w:val="18"/>
                <w:szCs w:val="18"/>
              </w:rPr>
              <w:t>, возникающий в случае</w:t>
            </w:r>
            <w:r w:rsidR="005F7344">
              <w:rPr>
                <w:rFonts w:ascii="Open Sans" w:hAnsi="Open Sans" w:cs="Open Sans"/>
                <w:sz w:val="18"/>
                <w:szCs w:val="18"/>
              </w:rPr>
              <w:t xml:space="preserve"> предоставления одному сотруднику</w:t>
            </w:r>
            <w:r w:rsidRPr="00F4525C">
              <w:rPr>
                <w:rFonts w:ascii="Open Sans" w:hAnsi="Open Sans" w:cs="Open Sans"/>
                <w:sz w:val="18"/>
                <w:szCs w:val="18"/>
              </w:rPr>
              <w:t xml:space="preserve"> доступа к двум или более </w:t>
            </w:r>
            <w:r w:rsidR="0025394B">
              <w:rPr>
                <w:rFonts w:ascii="Open Sans" w:hAnsi="Open Sans" w:cs="Open Sans"/>
                <w:sz w:val="18"/>
                <w:szCs w:val="18"/>
              </w:rPr>
              <w:t>полномочиям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25394B">
              <w:rPr>
                <w:rFonts w:ascii="Open Sans" w:hAnsi="Open Sans" w:cs="Open Sans"/>
                <w:sz w:val="18"/>
                <w:szCs w:val="18"/>
              </w:rPr>
              <w:t xml:space="preserve">/ </w:t>
            </w:r>
            <w:r w:rsidRPr="00F4525C">
              <w:rPr>
                <w:rFonts w:ascii="Open Sans" w:hAnsi="Open Sans" w:cs="Open Sans"/>
                <w:sz w:val="18"/>
                <w:szCs w:val="18"/>
              </w:rPr>
              <w:t>группам полномочий, позволяющим реализовать мошенничество или непреднамеренное искажение данных.</w:t>
            </w:r>
          </w:p>
        </w:tc>
      </w:tr>
      <w:tr w:rsidR="00A9665C" w14:paraId="12492E7B" w14:textId="77777777" w:rsidTr="00174E5E">
        <w:tc>
          <w:tcPr>
            <w:tcW w:w="2547" w:type="dxa"/>
            <w:vAlign w:val="center"/>
          </w:tcPr>
          <w:p w14:paraId="52A0F7BC" w14:textId="77777777" w:rsidR="00A9665C" w:rsidRPr="00DA282E" w:rsidRDefault="00A9665C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A282E">
              <w:rPr>
                <w:rFonts w:ascii="Open Sans" w:hAnsi="Open Sans" w:cs="Open Sans"/>
                <w:sz w:val="18"/>
                <w:szCs w:val="18"/>
              </w:rPr>
              <w:t>Технические правила разделения полномочий</w:t>
            </w:r>
          </w:p>
        </w:tc>
        <w:tc>
          <w:tcPr>
            <w:tcW w:w="8080" w:type="dxa"/>
            <w:vAlign w:val="center"/>
          </w:tcPr>
          <w:p w14:paraId="044CD30C" w14:textId="6DEFB35F" w:rsidR="00A9665C" w:rsidRPr="00DA282E" w:rsidRDefault="00E72082" w:rsidP="00E72082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Перечень к</w:t>
            </w:r>
            <w:r w:rsidR="00A9665C" w:rsidRPr="00DA282E">
              <w:rPr>
                <w:rFonts w:ascii="Open Sans" w:hAnsi="Open Sans" w:cs="Open Sans"/>
                <w:sz w:val="18"/>
                <w:szCs w:val="18"/>
              </w:rPr>
              <w:t>омбинаци</w:t>
            </w:r>
            <w:r>
              <w:rPr>
                <w:rFonts w:ascii="Open Sans" w:hAnsi="Open Sans" w:cs="Open Sans"/>
                <w:sz w:val="18"/>
                <w:szCs w:val="18"/>
              </w:rPr>
              <w:t>й</w:t>
            </w:r>
            <w:r w:rsidR="00A9665C" w:rsidRPr="00DA282E">
              <w:rPr>
                <w:rFonts w:ascii="Open Sans" w:hAnsi="Open Sans" w:cs="Open Sans"/>
                <w:sz w:val="18"/>
                <w:szCs w:val="18"/>
              </w:rPr>
              <w:t xml:space="preserve"> прав доступа и технических объектов доступа в информационной системе, входящих в группы полномочий, совмещение которых приводит к риску конфликта полномочий.</w:t>
            </w:r>
          </w:p>
        </w:tc>
      </w:tr>
      <w:tr w:rsidR="00E24550" w14:paraId="7FC41DF2" w14:textId="77777777" w:rsidTr="00174E5E">
        <w:tc>
          <w:tcPr>
            <w:tcW w:w="2547" w:type="dxa"/>
            <w:vAlign w:val="center"/>
          </w:tcPr>
          <w:p w14:paraId="08BC448A" w14:textId="6E03F652" w:rsidR="00E24550" w:rsidRPr="00DA282E" w:rsidRDefault="0003128A" w:rsidP="00EA4EA8">
            <w:pPr>
              <w:spacing w:before="6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Одиночная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 роль</w:t>
            </w:r>
          </w:p>
        </w:tc>
        <w:tc>
          <w:tcPr>
            <w:tcW w:w="8080" w:type="dxa"/>
            <w:vAlign w:val="center"/>
          </w:tcPr>
          <w:p w14:paraId="399E0F77" w14:textId="63E5E128" w:rsidR="00E24550" w:rsidRDefault="006B0B23" w:rsidP="006D0659">
            <w:pPr>
              <w:spacing w:before="6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6B0B23">
              <w:rPr>
                <w:rFonts w:ascii="Open Sans" w:hAnsi="Open Sans" w:cs="Open Sans"/>
                <w:sz w:val="18"/>
                <w:szCs w:val="18"/>
              </w:rPr>
              <w:t xml:space="preserve">Роль в </w:t>
            </w:r>
            <w:r>
              <w:rPr>
                <w:rFonts w:ascii="Open Sans" w:hAnsi="Open Sans" w:cs="Open Sans"/>
                <w:sz w:val="18"/>
                <w:szCs w:val="18"/>
              </w:rPr>
              <w:t>с</w:t>
            </w:r>
            <w:r w:rsidRPr="006B0B23">
              <w:rPr>
                <w:rFonts w:ascii="Open Sans" w:hAnsi="Open Sans" w:cs="Open Sans"/>
                <w:sz w:val="18"/>
                <w:szCs w:val="18"/>
              </w:rPr>
              <w:t>истеме, которая содержит однотипный набор транзакций и объектов полномочий, необходимых для выполнения одной или нескольких операций в рамках одного бизнес</w:t>
            </w:r>
            <w:r w:rsidR="006D0659">
              <w:rPr>
                <w:rFonts w:ascii="Open Sans" w:hAnsi="Open Sans" w:cs="Open Sans"/>
                <w:sz w:val="18"/>
                <w:szCs w:val="18"/>
              </w:rPr>
              <w:t>-процесса</w:t>
            </w:r>
            <w:r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</w:tbl>
    <w:p w14:paraId="4C3880A1" w14:textId="77777777" w:rsidR="006A6438" w:rsidRDefault="006A6438" w:rsidP="005B628B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  <w:rPr>
          <w:ins w:id="22" w:author="Kanashina, Aleksandra" w:date="2026-06-22T15:17:00Z"/>
        </w:rPr>
        <w:sectPr w:rsidR="006A6438" w:rsidSect="008C7DD1">
          <w:pgSz w:w="11906" w:h="16838" w:code="9"/>
          <w:pgMar w:top="818" w:right="567" w:bottom="1134" w:left="713" w:header="284" w:footer="482" w:gutter="0"/>
          <w:cols w:space="720"/>
          <w:docGrid w:linePitch="272"/>
        </w:sectPr>
      </w:pPr>
    </w:p>
    <w:bookmarkStart w:id="23" w:name="_Toc233097773"/>
    <w:p w14:paraId="310EDCBA" w14:textId="21C2E0D8" w:rsidR="005B628B" w:rsidRPr="005B628B" w:rsidRDefault="005B628B" w:rsidP="005B628B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</w:pPr>
      <w:r w:rsidRPr="005B628B">
        <w:rPr>
          <w:noProof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31B00604" wp14:editId="37F44884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6744970" cy="34480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16E641" id="Rectangle 32" o:spid="_x0000_s1026" style="position:absolute;margin-left:0;margin-top:.1pt;width:531.1pt;height:27.15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" fillcolor="#92d050" stroked="f" strokeweight="2pt"/>
            </w:pict>
          </mc:Fallback>
        </mc:AlternateContent>
      </w:r>
      <w:bookmarkStart w:id="24" w:name="_Основные_участники_целевого"/>
      <w:bookmarkEnd w:id="24"/>
      <w:r w:rsidRPr="00DA282E">
        <w:t>О</w:t>
      </w:r>
      <w:r>
        <w:t>сновные участники целевого процесса</w:t>
      </w:r>
      <w:bookmarkEnd w:id="23"/>
    </w:p>
    <w:p w14:paraId="199EBD62" w14:textId="666E5063" w:rsidR="00174E5E" w:rsidRPr="00174E5E" w:rsidRDefault="00174E5E" w:rsidP="005B628B">
      <w:pPr>
        <w:spacing w:before="360" w:after="0"/>
        <w:ind w:left="0"/>
        <w:jc w:val="right"/>
        <w:rPr>
          <w:rFonts w:ascii="Open Sans" w:hAnsi="Open Sans" w:cs="Open Sans"/>
          <w:sz w:val="14"/>
          <w:szCs w:val="18"/>
        </w:rPr>
      </w:pPr>
      <w:r w:rsidRPr="00174E5E">
        <w:rPr>
          <w:rFonts w:ascii="Open Sans" w:hAnsi="Open Sans" w:cs="Open Sans"/>
          <w:sz w:val="14"/>
          <w:szCs w:val="18"/>
        </w:rPr>
        <w:t xml:space="preserve">Таблица </w:t>
      </w:r>
      <w:r>
        <w:rPr>
          <w:rFonts w:ascii="Open Sans" w:hAnsi="Open Sans" w:cs="Open Sans"/>
          <w:sz w:val="14"/>
          <w:szCs w:val="18"/>
        </w:rPr>
        <w:t>2</w:t>
      </w:r>
      <w:r w:rsidRPr="00174E5E">
        <w:rPr>
          <w:rFonts w:ascii="Open Sans" w:hAnsi="Open Sans" w:cs="Open Sans"/>
          <w:sz w:val="14"/>
          <w:szCs w:val="18"/>
        </w:rPr>
        <w:t xml:space="preserve"> – </w:t>
      </w:r>
      <w:r>
        <w:rPr>
          <w:rFonts w:ascii="Open Sans" w:hAnsi="Open Sans" w:cs="Open Sans"/>
          <w:sz w:val="14"/>
          <w:szCs w:val="18"/>
        </w:rPr>
        <w:t>Основные участники целевого процесса</w:t>
      </w:r>
    </w:p>
    <w:tbl>
      <w:tblPr>
        <w:tblStyle w:val="af1"/>
        <w:tblW w:w="10632" w:type="dxa"/>
        <w:tblInd w:w="-5" w:type="dxa"/>
        <w:tblLook w:val="04A0" w:firstRow="1" w:lastRow="0" w:firstColumn="1" w:lastColumn="0" w:noHBand="0" w:noVBand="1"/>
      </w:tblPr>
      <w:tblGrid>
        <w:gridCol w:w="2127"/>
        <w:gridCol w:w="4394"/>
        <w:gridCol w:w="4111"/>
      </w:tblGrid>
      <w:tr w:rsidR="00186D23" w14:paraId="1127E63D" w14:textId="77777777" w:rsidTr="0084627D">
        <w:trPr>
          <w:tblHeader/>
        </w:trPr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6A0E482F" w14:textId="77777777" w:rsidR="00186D23" w:rsidRPr="00BC6F25" w:rsidRDefault="00186D23" w:rsidP="008F05C4">
            <w:pPr>
              <w:spacing w:after="120"/>
              <w:ind w:left="0"/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</w:pPr>
            <w:r w:rsidRPr="00BC6F25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Роль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40F42258" w14:textId="77777777" w:rsidR="00186D23" w:rsidRPr="00BC6F25" w:rsidRDefault="00186D23" w:rsidP="008F05C4">
            <w:pPr>
              <w:spacing w:after="120"/>
              <w:ind w:left="0"/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</w:pPr>
            <w:r w:rsidRPr="00BC6F25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Зона ответственности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70D659B1" w14:textId="27BF838E" w:rsidR="00186D23" w:rsidRPr="00BC6F25" w:rsidRDefault="00186D23" w:rsidP="008F05C4">
            <w:pPr>
              <w:spacing w:after="120"/>
              <w:ind w:left="0"/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</w:pPr>
            <w:r w:rsidRPr="00BC6F25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Исполнител</w:t>
            </w:r>
            <w:r w:rsidR="001F654C">
              <w:rPr>
                <w:rFonts w:ascii="Open Sans" w:eastAsia="MS Mincho" w:hAnsi="Open Sans" w:cs="Open Sans"/>
                <w:b/>
                <w:sz w:val="18"/>
                <w:szCs w:val="18"/>
                <w:lang w:eastAsia="en-US" w:bidi="en-US"/>
              </w:rPr>
              <w:t>и</w:t>
            </w:r>
          </w:p>
        </w:tc>
      </w:tr>
      <w:tr w:rsidR="00186D23" w14:paraId="4DCD808F" w14:textId="77777777" w:rsidTr="0084627D">
        <w:tc>
          <w:tcPr>
            <w:tcW w:w="2127" w:type="dxa"/>
          </w:tcPr>
          <w:p w14:paraId="42B87B24" w14:textId="002BEFBE" w:rsidR="00186D23" w:rsidRPr="00A60303" w:rsidRDefault="00717BD8" w:rsidP="00A60303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>Центр экспертизы SoD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в </w:t>
            </w:r>
            <w:ins w:id="25" w:author="Kanashina, Aleksandra" w:date="2026-06-22T09:08:00Z">
              <w:r w:rsidR="00A60303">
                <w:rPr>
                  <w:rFonts w:ascii="Open Sans" w:hAnsi="Open Sans" w:cs="Open Sans"/>
                  <w:sz w:val="18"/>
                  <w:szCs w:val="18"/>
                </w:rPr>
                <w:t>Управляющей компании</w:t>
              </w:r>
            </w:ins>
          </w:p>
        </w:tc>
        <w:tc>
          <w:tcPr>
            <w:tcW w:w="4394" w:type="dxa"/>
          </w:tcPr>
          <w:p w14:paraId="48DC0E47" w14:textId="77777777" w:rsidR="00E168D5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актуализация методологии управления разделением полномочий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;</w:t>
            </w:r>
          </w:p>
          <w:p w14:paraId="05F550AE" w14:textId="23F7F09C" w:rsidR="00186D23" w:rsidRPr="00E168D5" w:rsidRDefault="00A60303" w:rsidP="00A60303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ins w:id="26" w:author="Kanashina, Aleksandra" w:date="2026-06-22T09:14:00Z">
              <w:r w:rsidRPr="00E168D5"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>экспертн</w:t>
              </w:r>
              <w:r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 xml:space="preserve">ая поддержка Центров экспертизы </w:t>
              </w:r>
              <w:r>
                <w:rPr>
                  <w:rFonts w:ascii="Open Sans" w:eastAsia="Times New Roman" w:hAnsi="Open Sans" w:cs="Open Sans"/>
                  <w:sz w:val="18"/>
                  <w:szCs w:val="18"/>
                  <w:lang w:eastAsia="ru-RU"/>
                </w:rPr>
                <w:t>SoD</w:t>
              </w:r>
              <w:r w:rsidRPr="00A60303"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 xml:space="preserve"> </w:t>
              </w:r>
              <w:r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 xml:space="preserve">в активах </w:t>
              </w:r>
            </w:ins>
            <w:ins w:id="27" w:author="Kanashina, Aleksandra" w:date="2026-06-22T09:16:00Z">
              <w:r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>по возникающим</w:t>
              </w:r>
            </w:ins>
            <w:ins w:id="28" w:author="Kanashina, Aleksandra" w:date="2026-06-22T09:15:00Z">
              <w:r>
                <w:rPr>
                  <w:rFonts w:ascii="Open Sans" w:eastAsia="Times New Roman" w:hAnsi="Open Sans" w:cs="Open Sans"/>
                  <w:sz w:val="18"/>
                  <w:szCs w:val="18"/>
                  <w:lang w:val="ru-RU" w:eastAsia="ru-RU"/>
                </w:rPr>
                <w:t xml:space="preserve"> </w:t>
              </w:r>
            </w:ins>
            <w:r w:rsidR="00E168D5" w:rsidRPr="00E168D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методологически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м</w:t>
            </w:r>
            <w:r w:rsidR="00E168D5" w:rsidRPr="00E168D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 вопрос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ам</w:t>
            </w:r>
            <w:r w:rsidR="00E168D5" w:rsidRPr="00E168D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4111" w:type="dxa"/>
          </w:tcPr>
          <w:p w14:paraId="025018B8" w14:textId="06010E22" w:rsidR="00186D23" w:rsidRPr="00717BD8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Управление внутреннего контроля и непрерывности бизнеса Департамента по рискам УК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</w:tr>
      <w:tr w:rsidR="00717BD8" w14:paraId="5442A00D" w14:textId="77777777" w:rsidTr="0084627D">
        <w:tc>
          <w:tcPr>
            <w:tcW w:w="2127" w:type="dxa"/>
          </w:tcPr>
          <w:p w14:paraId="425CE485" w14:textId="20FB9C93" w:rsidR="00717BD8" w:rsidRPr="00BC6F25" w:rsidRDefault="00717BD8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>Центр экспертизы SoD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в активах</w:t>
            </w:r>
          </w:p>
        </w:tc>
        <w:tc>
          <w:tcPr>
            <w:tcW w:w="4394" w:type="dxa"/>
          </w:tcPr>
          <w:p w14:paraId="47485E52" w14:textId="6F308C62" w:rsidR="00717BD8" w:rsidRPr="00BC6F25" w:rsidRDefault="00717BD8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9F06D2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мониторинг рисков конфликтов полномочий на уровне ролей</w:t>
            </w:r>
            <w:r w:rsidR="00F306EA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 и пользователей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;</w:t>
            </w:r>
          </w:p>
          <w:p w14:paraId="00B78921" w14:textId="06F15D10" w:rsidR="00E168D5" w:rsidRPr="00BC6F25" w:rsidRDefault="00E168D5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консультирование по методологии разделения полномочий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4111" w:type="dxa"/>
          </w:tcPr>
          <w:p w14:paraId="1C145D0E" w14:textId="42B48DFF" w:rsidR="00717BD8" w:rsidRPr="00717BD8" w:rsidRDefault="00717BD8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717BD8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Центр экспертизы по внутреннему контролю в активах + функция внутреннего контроля в БЕ Поддержка бизнеса.</w:t>
            </w:r>
          </w:p>
        </w:tc>
      </w:tr>
      <w:tr w:rsidR="00186D23" w14:paraId="0DA04EE0" w14:textId="77777777" w:rsidTr="0084627D">
        <w:tc>
          <w:tcPr>
            <w:tcW w:w="2127" w:type="dxa"/>
          </w:tcPr>
          <w:p w14:paraId="5FC9C17E" w14:textId="63E54B99" w:rsidR="00186D23" w:rsidRPr="00BC6F25" w:rsidRDefault="00186D23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>Владелец бизнес-процесса</w:t>
            </w:r>
            <w:r w:rsidR="001F654C">
              <w:rPr>
                <w:rFonts w:ascii="Open Sans" w:hAnsi="Open Sans" w:cs="Open Sans"/>
                <w:sz w:val="18"/>
                <w:szCs w:val="18"/>
              </w:rPr>
              <w:t>*</w:t>
            </w:r>
          </w:p>
        </w:tc>
        <w:tc>
          <w:tcPr>
            <w:tcW w:w="4394" w:type="dxa"/>
          </w:tcPr>
          <w:p w14:paraId="565DCDA9" w14:textId="34934DD8" w:rsidR="00186D23" w:rsidRPr="004A4875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ответственность за </w:t>
            </w:r>
            <w:r w:rsidR="005B628B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организацию процесса по управлению</w:t>
            </w:r>
            <w:r w:rsidR="005B628B"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 </w:t>
            </w: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рисками конфликтов полномочий в рамках бизнес-процесса, включая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назначение </w:t>
            </w:r>
            <w:r w:rsidR="00A048BC" w:rsidRPr="00A048BC">
              <w:rPr>
                <w:rFonts w:ascii="Open Sans" w:hAnsi="Open Sans" w:cs="Open Sans"/>
                <w:sz w:val="18"/>
                <w:szCs w:val="18"/>
                <w:lang w:val="ru-RU"/>
              </w:rPr>
              <w:t>Ответственн</w:t>
            </w:r>
            <w:r w:rsidR="00A048BC">
              <w:rPr>
                <w:rFonts w:ascii="Open Sans" w:hAnsi="Open Sans" w:cs="Open Sans"/>
                <w:sz w:val="18"/>
                <w:szCs w:val="18"/>
                <w:lang w:val="ru-RU"/>
              </w:rPr>
              <w:t>ого/ых</w:t>
            </w:r>
            <w:r w:rsidR="00A048BC" w:rsidRPr="00A048B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за управление </w:t>
            </w:r>
            <w:r w:rsidR="00A048BC">
              <w:rPr>
                <w:rFonts w:ascii="Open Sans" w:hAnsi="Open Sans" w:cs="Open Sans"/>
                <w:sz w:val="18"/>
                <w:szCs w:val="18"/>
              </w:rPr>
              <w:t>SoD</w:t>
            </w:r>
            <w:r w:rsidR="00A048BC" w:rsidRPr="00A048BC">
              <w:rPr>
                <w:rFonts w:ascii="Open Sans" w:hAnsi="Open Sans" w:cs="Open Sans"/>
                <w:sz w:val="18"/>
                <w:szCs w:val="18"/>
                <w:lang w:val="ru-RU"/>
              </w:rPr>
              <w:t>-рисками в бизнес-процессе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.</w:t>
            </w:r>
          </w:p>
        </w:tc>
        <w:tc>
          <w:tcPr>
            <w:tcW w:w="4111" w:type="dxa"/>
          </w:tcPr>
          <w:p w14:paraId="67A7A183" w14:textId="7E6C9D5E" w:rsidR="00186D23" w:rsidRPr="00BC6F25" w:rsidRDefault="00186D23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 xml:space="preserve">Согласно реестру </w:t>
            </w:r>
            <w:r w:rsidR="001F654C">
              <w:rPr>
                <w:rFonts w:ascii="Open Sans" w:hAnsi="Open Sans" w:cs="Open Sans"/>
                <w:sz w:val="18"/>
                <w:szCs w:val="18"/>
              </w:rPr>
              <w:t>В</w:t>
            </w:r>
            <w:r w:rsidRPr="00BC6F25">
              <w:rPr>
                <w:rFonts w:ascii="Open Sans" w:hAnsi="Open Sans" w:cs="Open Sans"/>
                <w:sz w:val="18"/>
                <w:szCs w:val="18"/>
              </w:rPr>
              <w:t>ладельцев бизнес-процессов (требование ДОР 2025 года)</w:t>
            </w:r>
            <w:r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186D23" w14:paraId="077A4265" w14:textId="77777777" w:rsidTr="0084627D">
        <w:tc>
          <w:tcPr>
            <w:tcW w:w="2127" w:type="dxa"/>
          </w:tcPr>
          <w:p w14:paraId="2F4C0414" w14:textId="09967EF0" w:rsidR="00186D23" w:rsidRPr="00BC6F25" w:rsidRDefault="00D00CCA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00CCA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D00CCA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рисками</w:t>
            </w:r>
            <w:r w:rsidRPr="00D00CCA">
              <w:rPr>
                <w:rFonts w:ascii="Open Sans" w:hAnsi="Open Sans" w:cs="Open Sans"/>
                <w:sz w:val="18"/>
                <w:szCs w:val="18"/>
              </w:rPr>
              <w:t xml:space="preserve"> в </w:t>
            </w:r>
            <w:r>
              <w:rPr>
                <w:rFonts w:ascii="Open Sans" w:hAnsi="Open Sans" w:cs="Open Sans"/>
                <w:sz w:val="18"/>
                <w:szCs w:val="18"/>
              </w:rPr>
              <w:t>бизнес-процессе</w:t>
            </w:r>
          </w:p>
        </w:tc>
        <w:tc>
          <w:tcPr>
            <w:tcW w:w="4394" w:type="dxa"/>
          </w:tcPr>
          <w:p w14:paraId="71EF1294" w14:textId="3329C2CF" w:rsidR="00FC3ECC" w:rsidRDefault="00D00CCA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и</w:t>
            </w:r>
            <w:r w:rsidR="005B628B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дентификация, </w:t>
            </w:r>
            <w:r w:rsidR="00186D23">
              <w:rPr>
                <w:rFonts w:ascii="Open Sans" w:hAnsi="Open Sans" w:cs="Open Sans"/>
                <w:sz w:val="18"/>
                <w:szCs w:val="18"/>
                <w:lang w:val="ru-RU"/>
              </w:rPr>
              <w:t>описание и поддержание в актуальном состоянии реестра рисков конфликтов полномочий в зоне своей ответственности;</w:t>
            </w:r>
          </w:p>
          <w:p w14:paraId="5F1B376B" w14:textId="4906F6B0" w:rsidR="000B7953" w:rsidRPr="000B7953" w:rsidRDefault="000B795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  <w:lang w:val="ru-RU"/>
              </w:rPr>
              <w:t>формирование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и актуализация</w:t>
            </w:r>
            <w:r w:rsidRPr="00BC6F25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технических правил разделения полномочий в соответствии с реестром рисков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конфликтов полномочий;</w:t>
            </w:r>
          </w:p>
          <w:p w14:paraId="05AC2D81" w14:textId="15FD58F1" w:rsidR="00186D23" w:rsidRPr="004A4875" w:rsidRDefault="005E10B0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управление</w:t>
            </w:r>
            <w:r w:rsidR="00912F5D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риск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ами</w:t>
            </w:r>
            <w:r w:rsidR="00912F5D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конфликтов полномочий на уровне ролей и пользователей</w:t>
            </w:r>
            <w:r w:rsidR="00186D23">
              <w:rPr>
                <w:rFonts w:ascii="Open Sans" w:hAnsi="Open Sans" w:cs="Open Sans"/>
                <w:sz w:val="18"/>
                <w:szCs w:val="18"/>
                <w:lang w:val="ru-RU"/>
              </w:rPr>
              <w:t>.</w:t>
            </w:r>
          </w:p>
        </w:tc>
        <w:tc>
          <w:tcPr>
            <w:tcW w:w="4111" w:type="dxa"/>
          </w:tcPr>
          <w:p w14:paraId="395A6589" w14:textId="2EE03FEC" w:rsidR="00186D23" w:rsidRPr="00BC6F25" w:rsidRDefault="001F654C" w:rsidP="00E6652C">
            <w:pPr>
              <w:spacing w:after="120"/>
              <w:ind w:left="33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Владелец бизнес-процесса / н</w:t>
            </w:r>
            <w:r w:rsidR="00186D23" w:rsidRPr="00BC6F25">
              <w:rPr>
                <w:rFonts w:ascii="Open Sans" w:hAnsi="Open Sans" w:cs="Open Sans"/>
                <w:sz w:val="18"/>
                <w:szCs w:val="18"/>
              </w:rPr>
              <w:t>азнач</w:t>
            </w:r>
            <w:r>
              <w:rPr>
                <w:rFonts w:ascii="Open Sans" w:hAnsi="Open Sans" w:cs="Open Sans"/>
                <w:sz w:val="18"/>
                <w:szCs w:val="18"/>
              </w:rPr>
              <w:t>енный</w:t>
            </w:r>
            <w:r w:rsidR="00186D23" w:rsidRPr="00BC6F25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В</w:t>
            </w:r>
            <w:r w:rsidR="00186D23" w:rsidRPr="00BC6F25">
              <w:rPr>
                <w:rFonts w:ascii="Open Sans" w:hAnsi="Open Sans" w:cs="Open Sans"/>
                <w:sz w:val="18"/>
                <w:szCs w:val="18"/>
              </w:rPr>
              <w:t>ладельцем бизнес-процесса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сотрудник:</w:t>
            </w:r>
          </w:p>
          <w:p w14:paraId="5BF61109" w14:textId="08E83EF1" w:rsidR="00186D23" w:rsidRPr="00BC6F25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Руководитель подразделения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;</w:t>
            </w:r>
          </w:p>
          <w:p w14:paraId="09F85F10" w14:textId="557E7C68" w:rsidR="00186D23" w:rsidRPr="00BC6F25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Ключевой пользователь;</w:t>
            </w:r>
          </w:p>
          <w:p w14:paraId="1863A5A8" w14:textId="43A297F8" w:rsidR="00186D23" w:rsidRPr="00BC6F25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Владелец продукта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</w:tr>
      <w:tr w:rsidR="00186D23" w14:paraId="5D3B1908" w14:textId="77777777" w:rsidTr="0084627D">
        <w:tc>
          <w:tcPr>
            <w:tcW w:w="2127" w:type="dxa"/>
          </w:tcPr>
          <w:p w14:paraId="7851D64F" w14:textId="77777777" w:rsidR="00186D23" w:rsidRPr="00BC6F25" w:rsidRDefault="00186D23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>Функциональный консультант ИС</w:t>
            </w:r>
          </w:p>
        </w:tc>
        <w:tc>
          <w:tcPr>
            <w:tcW w:w="4394" w:type="dxa"/>
          </w:tcPr>
          <w:p w14:paraId="2E63A8AC" w14:textId="422122F1" w:rsidR="00186D23" w:rsidRPr="0084627D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 xml:space="preserve">консультирование по настройкам системы на уровне объектов </w:t>
            </w:r>
            <w:r w:rsidR="00AD3C10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доступа</w:t>
            </w:r>
            <w:r w:rsidR="0084627D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  <w:tc>
          <w:tcPr>
            <w:tcW w:w="4111" w:type="dxa"/>
          </w:tcPr>
          <w:p w14:paraId="404A9524" w14:textId="1D03029E" w:rsidR="00186D23" w:rsidRPr="00BC6F25" w:rsidRDefault="00DC14CE" w:rsidP="00DC14CE">
            <w:pPr>
              <w:spacing w:after="120"/>
              <w:ind w:left="33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DC14CE">
              <w:rPr>
                <w:rFonts w:ascii="Open Sans" w:hAnsi="Open Sans" w:cs="Open Sans"/>
                <w:sz w:val="18"/>
                <w:szCs w:val="18"/>
              </w:rPr>
              <w:t>Подразделения проектной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DC14CE">
              <w:rPr>
                <w:rFonts w:ascii="Open Sans" w:hAnsi="Open Sans" w:cs="Open Sans"/>
                <w:sz w:val="18"/>
                <w:szCs w:val="18"/>
              </w:rPr>
              <w:t>/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DC14CE">
              <w:rPr>
                <w:rFonts w:ascii="Open Sans" w:hAnsi="Open Sans" w:cs="Open Sans"/>
                <w:sz w:val="18"/>
                <w:szCs w:val="18"/>
              </w:rPr>
              <w:t>продуктовой команды или поддержк</w:t>
            </w:r>
            <w:r>
              <w:rPr>
                <w:rFonts w:ascii="Open Sans" w:hAnsi="Open Sans" w:cs="Open Sans"/>
                <w:sz w:val="18"/>
                <w:szCs w:val="18"/>
              </w:rPr>
              <w:t>и</w:t>
            </w:r>
            <w:r w:rsidRPr="00DC14CE">
              <w:rPr>
                <w:rFonts w:ascii="Open Sans" w:hAnsi="Open Sans" w:cs="Open Sans"/>
                <w:sz w:val="18"/>
                <w:szCs w:val="18"/>
              </w:rPr>
              <w:t xml:space="preserve"> ИС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со стороны </w:t>
            </w:r>
            <w:r w:rsidRPr="00DC14CE">
              <w:rPr>
                <w:rFonts w:ascii="Open Sans" w:hAnsi="Open Sans" w:cs="Open Sans"/>
                <w:sz w:val="18"/>
                <w:szCs w:val="18"/>
              </w:rPr>
              <w:t>БЕ Тех</w:t>
            </w:r>
            <w:r>
              <w:rPr>
                <w:rFonts w:ascii="Open Sans" w:hAnsi="Open Sans" w:cs="Open Sans"/>
                <w:sz w:val="18"/>
                <w:szCs w:val="18"/>
              </w:rPr>
              <w:t>.</w:t>
            </w:r>
            <w:r w:rsidRPr="00DC14CE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186D23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186D23" w14:paraId="04531F3C" w14:textId="77777777" w:rsidTr="0084627D">
        <w:tc>
          <w:tcPr>
            <w:tcW w:w="2127" w:type="dxa"/>
          </w:tcPr>
          <w:p w14:paraId="3F3C2950" w14:textId="77777777" w:rsidR="00186D23" w:rsidRPr="00BC6F25" w:rsidRDefault="00186D23" w:rsidP="00E6652C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BC6F25">
              <w:rPr>
                <w:rFonts w:ascii="Open Sans" w:hAnsi="Open Sans" w:cs="Open Sans"/>
                <w:sz w:val="18"/>
                <w:szCs w:val="18"/>
              </w:rPr>
              <w:t>Специалист по правам доступа</w:t>
            </w:r>
          </w:p>
        </w:tc>
        <w:tc>
          <w:tcPr>
            <w:tcW w:w="4394" w:type="dxa"/>
          </w:tcPr>
          <w:p w14:paraId="0ED4C3E8" w14:textId="6ED0B6E0" w:rsidR="00186D23" w:rsidRPr="00DC14CE" w:rsidRDefault="000B795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ведение и актуализация матрицы </w:t>
            </w:r>
            <w:r w:rsidR="00705298">
              <w:rPr>
                <w:rFonts w:ascii="Open Sans" w:hAnsi="Open Sans" w:cs="Open Sans"/>
                <w:sz w:val="18"/>
                <w:szCs w:val="18"/>
              </w:rPr>
              <w:t>SoD</w:t>
            </w:r>
            <w:r w:rsidR="00705298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в системе</w:t>
            </w:r>
            <w:r w:rsidR="00DC14CE">
              <w:rPr>
                <w:rFonts w:ascii="Open Sans" w:hAnsi="Open Sans" w:cs="Open Sans"/>
                <w:sz w:val="18"/>
                <w:szCs w:val="18"/>
                <w:lang w:val="ru-RU"/>
              </w:rPr>
              <w:t>.</w:t>
            </w:r>
          </w:p>
        </w:tc>
        <w:tc>
          <w:tcPr>
            <w:tcW w:w="4111" w:type="dxa"/>
          </w:tcPr>
          <w:p w14:paraId="3DF94FEF" w14:textId="535A2BEA" w:rsidR="00186D23" w:rsidRPr="00DC14CE" w:rsidRDefault="00186D23" w:rsidP="00AD3C10">
            <w:pPr>
              <w:pStyle w:val="af2"/>
              <w:numPr>
                <w:ilvl w:val="0"/>
                <w:numId w:val="8"/>
              </w:numPr>
              <w:spacing w:after="120"/>
              <w:ind w:left="175" w:hanging="142"/>
              <w:contextualSpacing w:val="0"/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</w:pPr>
            <w:r w:rsidRPr="00BC6F25"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Группа бизнес-приложений управления доступом, Управления централизованной поддержки, Департамента ИТ поддержки</w:t>
            </w:r>
            <w:r>
              <w:rPr>
                <w:rFonts w:ascii="Open Sans" w:eastAsia="Times New Roman" w:hAnsi="Open Sans" w:cs="Open Sans"/>
                <w:sz w:val="18"/>
                <w:szCs w:val="18"/>
                <w:lang w:val="ru-RU" w:eastAsia="ru-RU"/>
              </w:rPr>
              <w:t>.</w:t>
            </w:r>
          </w:p>
        </w:tc>
      </w:tr>
    </w:tbl>
    <w:p w14:paraId="52452159" w14:textId="6FAEDD0F" w:rsidR="00617C2F" w:rsidRPr="00D22BA2" w:rsidRDefault="001F654C" w:rsidP="00815FEE">
      <w:pPr>
        <w:pStyle w:val="af2"/>
        <w:spacing w:before="120" w:after="120"/>
        <w:ind w:left="0"/>
        <w:contextualSpacing w:val="0"/>
        <w:jc w:val="both"/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</w:pP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*</w:t>
      </w:r>
      <w:r w:rsid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Ответственным за управление </w:t>
      </w:r>
      <w:r w:rsidR="00204449">
        <w:rPr>
          <w:rFonts w:ascii="Open Sans" w:eastAsia="Times New Roman" w:hAnsi="Open Sans" w:cs="Open Sans"/>
          <w:bCs/>
          <w:sz w:val="18"/>
          <w:szCs w:val="18"/>
          <w:lang w:eastAsia="ru-RU"/>
        </w:rPr>
        <w:t>SoD</w:t>
      </w:r>
      <w:r w:rsidR="00204449" w:rsidRP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-</w:t>
      </w:r>
      <w:r w:rsid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рисками в бизнес-процессе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 является Владелец бизнес-процесса. Он может делегировать функцию своим подчиненным для ведения </w:t>
      </w:r>
      <w:r w:rsidR="00A60303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реестра рисков конфликтов полномочий и технических правил разделения полномочий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 и участия в процессах </w:t>
      </w:r>
      <w:r w:rsid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по контролю</w:t>
      </w:r>
      <w:r w:rsidR="00204449" w:rsidRP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 </w:t>
      </w:r>
      <w:r w:rsidR="00204449">
        <w:rPr>
          <w:rFonts w:ascii="Open Sans" w:eastAsia="Times New Roman" w:hAnsi="Open Sans" w:cs="Open Sans"/>
          <w:bCs/>
          <w:sz w:val="18"/>
          <w:szCs w:val="18"/>
          <w:lang w:eastAsia="ru-RU"/>
        </w:rPr>
        <w:t>SoD</w:t>
      </w:r>
      <w:r w:rsidR="00204449" w:rsidRP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-</w:t>
      </w:r>
      <w:r w:rsidR="00204449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рисков на уровне ролей и пользователей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. При этом ответственность за полноту и корректность </w:t>
      </w:r>
      <w:r w:rsidR="00323C17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реестра рисков конфликтов полномочий и технических правил разделения полномочий</w:t>
      </w:r>
      <w:r w:rsidR="00361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, а также за реализацию рисков конфликтов полномочий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 несет Владелец бизнес-процесса</w:t>
      </w:r>
      <w:r w:rsidR="00742D05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.</w:t>
      </w:r>
      <w:r w:rsidR="00617C2F" w:rsidRPr="00742D05">
        <w:rPr>
          <w:rFonts w:ascii="Open Sans" w:hAnsi="Open Sans" w:cs="Open Sans"/>
          <w:bCs/>
          <w:sz w:val="18"/>
          <w:szCs w:val="18"/>
          <w:lang w:val="ru-RU"/>
        </w:rPr>
        <w:br w:type="page"/>
      </w:r>
    </w:p>
    <w:p w14:paraId="32F5DBD1" w14:textId="72C8BA90" w:rsidR="00204449" w:rsidRPr="00204449" w:rsidRDefault="00204449" w:rsidP="00204449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</w:pPr>
      <w:bookmarkStart w:id="29" w:name="_Toc233097774"/>
      <w:r w:rsidRPr="00FB2A4A">
        <w:lastRenderedPageBreak/>
        <w:t>С</w:t>
      </w:r>
      <w:r>
        <w:t>труктура целевого процесса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9AA1283" wp14:editId="2C94EA2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744970" cy="344805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4970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55E59" id="Rectangle 54" o:spid="_x0000_s1026" style="position:absolute;margin-left:0;margin-top:-.05pt;width:531.1pt;height:27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" fillcolor="#92d050" stroked="f" strokeweight="2pt"/>
            </w:pict>
          </mc:Fallback>
        </mc:AlternateContent>
      </w:r>
      <w:bookmarkEnd w:id="29"/>
    </w:p>
    <w:p w14:paraId="15673D19" w14:textId="1A801B1F" w:rsidR="005F711D" w:rsidRDefault="005F711D" w:rsidP="00204449">
      <w:pPr>
        <w:tabs>
          <w:tab w:val="left" w:pos="1080"/>
          <w:tab w:val="left" w:pos="1260"/>
        </w:tabs>
        <w:spacing w:before="120" w:after="120"/>
        <w:ind w:left="0"/>
        <w:jc w:val="left"/>
        <w:rPr>
          <w:rFonts w:ascii="Open Sans" w:hAnsi="Open Sans" w:cs="Open Sans"/>
          <w:bCs/>
          <w:sz w:val="18"/>
          <w:szCs w:val="18"/>
        </w:rPr>
      </w:pPr>
      <w:r w:rsidRPr="00FB2A4A">
        <w:rPr>
          <w:rFonts w:ascii="Open Sans" w:hAnsi="Open Sans" w:cs="Open Sans"/>
          <w:bCs/>
          <w:sz w:val="18"/>
          <w:szCs w:val="18"/>
        </w:rPr>
        <w:t xml:space="preserve">Процесс управления рисками конфликтов полномочий </w:t>
      </w:r>
      <w:r w:rsidR="00E66BB8">
        <w:rPr>
          <w:rFonts w:ascii="Open Sans" w:hAnsi="Open Sans" w:cs="Open Sans"/>
          <w:bCs/>
          <w:sz w:val="18"/>
          <w:szCs w:val="18"/>
        </w:rPr>
        <w:t>подразделяется</w:t>
      </w:r>
      <w:r w:rsidRPr="00FB2A4A">
        <w:rPr>
          <w:rFonts w:ascii="Open Sans" w:hAnsi="Open Sans" w:cs="Open Sans"/>
          <w:bCs/>
          <w:sz w:val="18"/>
          <w:szCs w:val="18"/>
        </w:rPr>
        <w:t xml:space="preserve"> на следующие </w:t>
      </w:r>
      <w:r>
        <w:rPr>
          <w:rFonts w:ascii="Open Sans" w:hAnsi="Open Sans" w:cs="Open Sans"/>
          <w:bCs/>
          <w:sz w:val="18"/>
          <w:szCs w:val="18"/>
        </w:rPr>
        <w:t>подпроцессы:</w:t>
      </w:r>
    </w:p>
    <w:p w14:paraId="349F92F1" w14:textId="0EC65202" w:rsidR="005F711D" w:rsidRPr="00FB2A4A" w:rsidRDefault="005F711D" w:rsidP="00AD3C10">
      <w:pPr>
        <w:pStyle w:val="af2"/>
        <w:numPr>
          <w:ilvl w:val="0"/>
          <w:numId w:val="9"/>
        </w:numPr>
        <w:tabs>
          <w:tab w:val="left" w:pos="1080"/>
          <w:tab w:val="left" w:pos="1260"/>
        </w:tabs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FB2A4A">
        <w:rPr>
          <w:rFonts w:ascii="Open Sans" w:hAnsi="Open Sans" w:cs="Open Sans"/>
          <w:bCs/>
          <w:sz w:val="18"/>
          <w:szCs w:val="18"/>
          <w:lang w:val="ru-RU"/>
        </w:rPr>
        <w:t>Разработка реестр</w:t>
      </w:r>
      <w:r w:rsidR="00E37CA5">
        <w:rPr>
          <w:rFonts w:ascii="Open Sans" w:hAnsi="Open Sans" w:cs="Open Sans"/>
          <w:bCs/>
          <w:sz w:val="18"/>
          <w:szCs w:val="18"/>
          <w:lang w:val="ru-RU"/>
        </w:rPr>
        <w:t>а</w:t>
      </w:r>
      <w:r w:rsidRPr="00FB2A4A">
        <w:rPr>
          <w:rFonts w:ascii="Open Sans" w:hAnsi="Open Sans" w:cs="Open Sans"/>
          <w:bCs/>
          <w:sz w:val="18"/>
          <w:szCs w:val="18"/>
          <w:lang w:val="ru-RU"/>
        </w:rPr>
        <w:t xml:space="preserve"> рисков конфликтов полномочий и технически</w:t>
      </w:r>
      <w:r w:rsidR="00E37CA5">
        <w:rPr>
          <w:rFonts w:ascii="Open Sans" w:hAnsi="Open Sans" w:cs="Open Sans"/>
          <w:bCs/>
          <w:sz w:val="18"/>
          <w:szCs w:val="18"/>
          <w:lang w:val="ru-RU"/>
        </w:rPr>
        <w:t>х</w:t>
      </w:r>
      <w:r>
        <w:rPr>
          <w:rFonts w:ascii="Open Sans" w:hAnsi="Open Sans" w:cs="Open Sans"/>
          <w:bCs/>
          <w:sz w:val="18"/>
          <w:szCs w:val="18"/>
          <w:lang w:val="ru-RU"/>
        </w:rPr>
        <w:t xml:space="preserve"> правил разделения полномочий.</w:t>
      </w:r>
    </w:p>
    <w:p w14:paraId="68D4FD7E" w14:textId="77777777" w:rsidR="005F711D" w:rsidRPr="00FB2A4A" w:rsidRDefault="005F711D" w:rsidP="00AD3C10">
      <w:pPr>
        <w:pStyle w:val="af2"/>
        <w:numPr>
          <w:ilvl w:val="0"/>
          <w:numId w:val="9"/>
        </w:numPr>
        <w:spacing w:after="120"/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</w:pPr>
      <w:r w:rsidRPr="00FB2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Поддержание реестра рисков и технических правил разделения по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лномочий в актуальном состоянии.</w:t>
      </w:r>
    </w:p>
    <w:p w14:paraId="4E0DB1B9" w14:textId="77777777" w:rsidR="005F711D" w:rsidRPr="00FB2A4A" w:rsidRDefault="005F711D" w:rsidP="00AD3C10">
      <w:pPr>
        <w:pStyle w:val="af2"/>
        <w:numPr>
          <w:ilvl w:val="0"/>
          <w:numId w:val="9"/>
        </w:numPr>
        <w:spacing w:after="120"/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</w:pPr>
      <w:r w:rsidRPr="00FB2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Контроль над рисками конфликтов полномочий в процессе создания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 </w:t>
      </w:r>
      <w:r w:rsidRPr="00FB2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/ измене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ния ролей.</w:t>
      </w:r>
    </w:p>
    <w:p w14:paraId="7E67F612" w14:textId="77777777" w:rsidR="005F711D" w:rsidRPr="00FB2A4A" w:rsidRDefault="005F711D" w:rsidP="00AD3C10">
      <w:pPr>
        <w:pStyle w:val="af2"/>
        <w:numPr>
          <w:ilvl w:val="0"/>
          <w:numId w:val="9"/>
        </w:numPr>
        <w:spacing w:after="120"/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</w:pPr>
      <w:r w:rsidRPr="00FB2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Контроль над рисками конфликтов полномочий в 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процессе предоставления доступа.</w:t>
      </w:r>
    </w:p>
    <w:p w14:paraId="75581802" w14:textId="77777777" w:rsidR="005F711D" w:rsidRPr="00FB2A4A" w:rsidRDefault="005F711D" w:rsidP="00AD3C10">
      <w:pPr>
        <w:pStyle w:val="af2"/>
        <w:numPr>
          <w:ilvl w:val="0"/>
          <w:numId w:val="9"/>
        </w:numPr>
        <w:spacing w:after="120"/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</w:pPr>
      <w:r w:rsidRPr="00FB2A4A"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 xml:space="preserve">Мониторинг рисков конфликтов полномочий </w:t>
      </w:r>
      <w:r>
        <w:rPr>
          <w:rFonts w:ascii="Open Sans" w:eastAsia="Times New Roman" w:hAnsi="Open Sans" w:cs="Open Sans"/>
          <w:bCs/>
          <w:sz w:val="18"/>
          <w:szCs w:val="18"/>
          <w:lang w:val="ru-RU" w:eastAsia="ru-RU"/>
        </w:rPr>
        <w:t>на уровне ролей и пользователей.</w:t>
      </w:r>
    </w:p>
    <w:p w14:paraId="4F9DEE26" w14:textId="239307D7" w:rsidR="005F711D" w:rsidRPr="00FB2A4A" w:rsidRDefault="005F711D" w:rsidP="008F05C4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>
        <w:rPr>
          <w:rFonts w:ascii="Open Sans" w:hAnsi="Open Sans" w:cs="Open Sans"/>
          <w:bCs/>
          <w:sz w:val="18"/>
          <w:szCs w:val="18"/>
        </w:rPr>
        <w:t>Краткие</w:t>
      </w:r>
      <w:r w:rsidRPr="00FB2A4A">
        <w:rPr>
          <w:rFonts w:ascii="Open Sans" w:hAnsi="Open Sans" w:cs="Open Sans"/>
          <w:bCs/>
          <w:sz w:val="18"/>
          <w:szCs w:val="18"/>
        </w:rPr>
        <w:t xml:space="preserve"> описани</w:t>
      </w:r>
      <w:r>
        <w:rPr>
          <w:rFonts w:ascii="Open Sans" w:hAnsi="Open Sans" w:cs="Open Sans"/>
          <w:bCs/>
          <w:sz w:val="18"/>
          <w:szCs w:val="18"/>
        </w:rPr>
        <w:t>я</w:t>
      </w:r>
      <w:r w:rsidRPr="00FB2A4A">
        <w:rPr>
          <w:rFonts w:ascii="Open Sans" w:hAnsi="Open Sans" w:cs="Open Sans"/>
          <w:bCs/>
          <w:sz w:val="18"/>
          <w:szCs w:val="18"/>
        </w:rPr>
        <w:t xml:space="preserve"> каждого подпроцесса с указанием исполнителей</w:t>
      </w:r>
      <w:r w:rsidRPr="00FB2A4A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>отражены в разделах 6-10 соответственно</w:t>
      </w:r>
      <w:r w:rsidRPr="00FB2A4A">
        <w:rPr>
          <w:rFonts w:ascii="Open Sans" w:hAnsi="Open Sans" w:cs="Open Sans"/>
          <w:bCs/>
          <w:sz w:val="18"/>
          <w:szCs w:val="18"/>
        </w:rPr>
        <w:t>.</w:t>
      </w:r>
    </w:p>
    <w:p w14:paraId="6B9A3EAD" w14:textId="14446792" w:rsidR="006A6438" w:rsidRDefault="006A6438" w:rsidP="00AA351C">
      <w:pPr>
        <w:ind w:left="0"/>
        <w:sectPr w:rsidR="006A6438" w:rsidSect="008C7DD1">
          <w:pgSz w:w="11906" w:h="16838" w:code="9"/>
          <w:pgMar w:top="818" w:right="567" w:bottom="1134" w:left="713" w:header="284" w:footer="482" w:gutter="0"/>
          <w:cols w:space="720"/>
          <w:docGrid w:linePitch="272"/>
        </w:sectPr>
      </w:pPr>
      <w:ins w:id="30" w:author="Kanashina, Aleksandra" w:date="2026-06-22T15:17:00Z">
        <w:r>
          <w:rPr>
            <w:rFonts w:ascii="Open Sans" w:hAnsi="Open Sans" w:cs="Open Sans"/>
            <w:bCs/>
            <w:sz w:val="18"/>
            <w:szCs w:val="18"/>
          </w:rPr>
          <w:t>Для организации процесса управления рисками конфликтов полномочий необходимо настроить в системе ТОРГ GRC AC и АСУД One Identity ролевую модель, обеспечивающую ключевым участникам процесса техническую возможность выполнять возложенные на них задачи, маршрут согласования заявки на доступ пользовател</w:t>
        </w:r>
      </w:ins>
      <w:ins w:id="31" w:author="Kanashina, Aleksandra" w:date="2026-06-23T09:05:00Z">
        <w:r w:rsidR="006B5C92">
          <w:rPr>
            <w:rFonts w:ascii="Open Sans" w:hAnsi="Open Sans" w:cs="Open Sans"/>
            <w:bCs/>
            <w:sz w:val="18"/>
            <w:szCs w:val="18"/>
          </w:rPr>
          <w:t>ей</w:t>
        </w:r>
      </w:ins>
      <w:ins w:id="32" w:author="Kanashina, Aleksandra" w:date="2026-06-22T16:03:00Z">
        <w:r w:rsidR="00A4719E">
          <w:rPr>
            <w:rFonts w:ascii="Open Sans" w:hAnsi="Open Sans" w:cs="Open Sans"/>
            <w:bCs/>
            <w:sz w:val="18"/>
            <w:szCs w:val="18"/>
          </w:rPr>
          <w:t xml:space="preserve"> и отправку автоматических уведомл</w:t>
        </w:r>
      </w:ins>
      <w:ins w:id="33" w:author="Kanashina, Aleksandra" w:date="2026-06-22T16:04:00Z">
        <w:r w:rsidR="00A4719E">
          <w:rPr>
            <w:rFonts w:ascii="Open Sans" w:hAnsi="Open Sans" w:cs="Open Sans"/>
            <w:bCs/>
            <w:sz w:val="18"/>
            <w:szCs w:val="18"/>
          </w:rPr>
          <w:t>ения группе Экономической безопасности при принятии рисков конфликтов полномочий на уровне пользователей</w:t>
        </w:r>
      </w:ins>
      <w:ins w:id="34" w:author="Kanashina, Aleksandra" w:date="2026-06-23T09:05:00Z">
        <w:r w:rsidR="006B5C92">
          <w:rPr>
            <w:rFonts w:ascii="Open Sans" w:hAnsi="Open Sans" w:cs="Open Sans"/>
            <w:bCs/>
            <w:sz w:val="18"/>
            <w:szCs w:val="18"/>
          </w:rPr>
          <w:t>. Т</w:t>
        </w:r>
      </w:ins>
      <w:ins w:id="35" w:author="Kanashina, Aleksandra" w:date="2026-06-22T15:17:00Z">
        <w:r>
          <w:rPr>
            <w:rFonts w:ascii="Open Sans" w:hAnsi="Open Sans" w:cs="Open Sans"/>
            <w:bCs/>
            <w:sz w:val="18"/>
            <w:szCs w:val="18"/>
          </w:rPr>
          <w:t xml:space="preserve">акже </w:t>
        </w:r>
      </w:ins>
      <w:ins w:id="36" w:author="Kanashina, Aleksandra" w:date="2026-06-23T09:05:00Z">
        <w:r w:rsidR="006B5C92">
          <w:rPr>
            <w:rFonts w:ascii="Open Sans" w:hAnsi="Open Sans" w:cs="Open Sans"/>
            <w:bCs/>
            <w:sz w:val="18"/>
            <w:szCs w:val="18"/>
          </w:rPr>
          <w:t xml:space="preserve">необходимо </w:t>
        </w:r>
      </w:ins>
      <w:ins w:id="37" w:author="Kanashina, Aleksandra" w:date="2026-06-22T15:17:00Z">
        <w:r>
          <w:rPr>
            <w:rFonts w:ascii="Open Sans" w:hAnsi="Open Sans" w:cs="Open Sans"/>
            <w:bCs/>
            <w:sz w:val="18"/>
            <w:szCs w:val="18"/>
          </w:rPr>
          <w:t xml:space="preserve">рассмотреть возможность и целесообразность реализации ряда доработок для системы ТОРГ GRC AC и АСУД One Identity. </w:t>
        </w:r>
      </w:ins>
      <w:ins w:id="38" w:author="Kanashina, Aleksandra" w:date="2026-06-23T09:06:00Z">
        <w:r w:rsidR="006B5C92">
          <w:rPr>
            <w:rFonts w:ascii="Open Sans" w:hAnsi="Open Sans" w:cs="Open Sans"/>
            <w:bCs/>
            <w:sz w:val="18"/>
            <w:szCs w:val="18"/>
          </w:rPr>
          <w:t>Требуемые</w:t>
        </w:r>
      </w:ins>
      <w:ins w:id="39" w:author="Kanashina, Aleksandra" w:date="2026-06-22T15:17:00Z">
        <w:r>
          <w:rPr>
            <w:rFonts w:ascii="Open Sans" w:hAnsi="Open Sans" w:cs="Open Sans"/>
            <w:bCs/>
            <w:sz w:val="18"/>
            <w:szCs w:val="18"/>
          </w:rPr>
          <w:t xml:space="preserve"> настройки и перечень рекомендаций по доработке систем представлены в Приложении 1.</w:t>
        </w:r>
      </w:ins>
    </w:p>
    <w:bookmarkStart w:id="40" w:name="_Toc233097775"/>
    <w:p w14:paraId="74514162" w14:textId="50533290" w:rsidR="005E10B0" w:rsidRPr="005E10B0" w:rsidRDefault="005E10B0" w:rsidP="00E37CA5">
      <w:pPr>
        <w:pStyle w:val="1"/>
      </w:pPr>
      <w:r w:rsidRPr="005B628B">
        <w:rPr>
          <w:noProof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CD3FA8C" wp14:editId="76BF6050">
                <wp:simplePos x="0" y="0"/>
                <wp:positionH relativeFrom="column">
                  <wp:posOffset>-4190</wp:posOffset>
                </wp:positionH>
                <wp:positionV relativeFrom="paragraph">
                  <wp:posOffset>-3690</wp:posOffset>
                </wp:positionV>
                <wp:extent cx="9459647" cy="344805"/>
                <wp:effectExtent l="0" t="0" r="8255" b="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86E53" id="Rectangle 56" o:spid="_x0000_s1026" style="position:absolute;margin-left:-.35pt;margin-top:-.3pt;width:744.85pt;height:27.1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" fillcolor="#92d050" stroked="f" strokeweight="2pt"/>
            </w:pict>
          </mc:Fallback>
        </mc:AlternateContent>
      </w:r>
      <w:r>
        <w:t xml:space="preserve">Разработка </w:t>
      </w:r>
      <w:r w:rsidR="00E37CA5" w:rsidRPr="00E37CA5">
        <w:t xml:space="preserve">реестра рисков </w:t>
      </w:r>
      <w:r w:rsidR="00E37CA5">
        <w:t xml:space="preserve">конфликтов полномочий </w:t>
      </w:r>
      <w:r w:rsidR="00E37CA5" w:rsidRPr="00E37CA5">
        <w:t>и технических правил разделения полномочий</w:t>
      </w:r>
      <w:bookmarkEnd w:id="40"/>
    </w:p>
    <w:p w14:paraId="5948B214" w14:textId="72701A7A" w:rsidR="00A35BD4" w:rsidRPr="00991CF8" w:rsidRDefault="00A35BD4" w:rsidP="00301AAC">
      <w:pPr>
        <w:spacing w:after="120"/>
        <w:ind w:left="0"/>
        <w:rPr>
          <w:rFonts w:ascii="Open Sans" w:hAnsi="Open Sans" w:cs="Open Sans"/>
          <w:b/>
          <w:bCs/>
          <w:sz w:val="18"/>
          <w:szCs w:val="18"/>
        </w:rPr>
      </w:pPr>
      <w:r w:rsidRPr="00991CF8">
        <w:rPr>
          <w:rFonts w:ascii="Open Sans" w:hAnsi="Open Sans" w:cs="Open Sans"/>
          <w:b/>
          <w:bCs/>
          <w:sz w:val="18"/>
          <w:szCs w:val="18"/>
        </w:rPr>
        <w:t xml:space="preserve">Критерии и правила ранжирования и приоритизации бизнес-процессов и </w:t>
      </w:r>
      <w:r w:rsidR="005E10B0">
        <w:rPr>
          <w:rFonts w:ascii="Open Sans" w:hAnsi="Open Sans" w:cs="Open Sans"/>
          <w:b/>
          <w:bCs/>
          <w:sz w:val="18"/>
          <w:szCs w:val="18"/>
        </w:rPr>
        <w:t>поддерживающих их ИС</w:t>
      </w:r>
    </w:p>
    <w:p w14:paraId="1C127912" w14:textId="3514C880" w:rsidR="006565E9" w:rsidRDefault="00A35BD4" w:rsidP="00301AAC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361A4A">
        <w:rPr>
          <w:rFonts w:ascii="Open Sans" w:hAnsi="Open Sans" w:cs="Open Sans"/>
          <w:sz w:val="18"/>
          <w:szCs w:val="18"/>
        </w:rPr>
        <w:t xml:space="preserve">Для всех новых </w:t>
      </w:r>
      <w:r w:rsidR="00361A4A" w:rsidRPr="00361A4A">
        <w:rPr>
          <w:rFonts w:ascii="Open Sans" w:hAnsi="Open Sans" w:cs="Open Sans"/>
          <w:sz w:val="18"/>
          <w:szCs w:val="18"/>
        </w:rPr>
        <w:t>автоматизируемых бизнес-процессов</w:t>
      </w:r>
      <w:r w:rsidRPr="00361A4A">
        <w:rPr>
          <w:rFonts w:ascii="Open Sans" w:hAnsi="Open Sans" w:cs="Open Sans"/>
          <w:sz w:val="18"/>
          <w:szCs w:val="18"/>
        </w:rPr>
        <w:t xml:space="preserve"> Компании анализ рисков конфликтов полномочий </w:t>
      </w:r>
      <w:r w:rsidR="005E10B0">
        <w:rPr>
          <w:rFonts w:ascii="Open Sans" w:hAnsi="Open Sans" w:cs="Open Sans"/>
          <w:sz w:val="18"/>
          <w:szCs w:val="18"/>
        </w:rPr>
        <w:t>должен</w:t>
      </w:r>
      <w:r w:rsidR="005E10B0" w:rsidRPr="00361A4A">
        <w:rPr>
          <w:rFonts w:ascii="Open Sans" w:hAnsi="Open Sans" w:cs="Open Sans"/>
          <w:sz w:val="18"/>
          <w:szCs w:val="18"/>
        </w:rPr>
        <w:t xml:space="preserve"> </w:t>
      </w:r>
      <w:r w:rsidR="00B7315A" w:rsidRPr="00361A4A">
        <w:rPr>
          <w:rFonts w:ascii="Open Sans" w:hAnsi="Open Sans" w:cs="Open Sans"/>
          <w:sz w:val="18"/>
          <w:szCs w:val="18"/>
        </w:rPr>
        <w:t xml:space="preserve">являться обязательной частью процесса </w:t>
      </w:r>
      <w:r w:rsidR="00E36E03" w:rsidRPr="00E36E03">
        <w:rPr>
          <w:rFonts w:ascii="Open Sans" w:hAnsi="Open Sans" w:cs="Open Sans"/>
          <w:sz w:val="18"/>
          <w:szCs w:val="18"/>
        </w:rPr>
        <w:t>производства ИТ-решений</w:t>
      </w:r>
      <w:r w:rsidRPr="00361A4A">
        <w:rPr>
          <w:rFonts w:ascii="Open Sans" w:hAnsi="Open Sans" w:cs="Open Sans"/>
          <w:sz w:val="18"/>
          <w:szCs w:val="18"/>
        </w:rPr>
        <w:t xml:space="preserve">. </w:t>
      </w:r>
      <w:r w:rsidR="006565E9" w:rsidRPr="006565E9">
        <w:rPr>
          <w:rFonts w:ascii="Open Sans" w:hAnsi="Open Sans" w:cs="Open Sans"/>
          <w:sz w:val="18"/>
          <w:szCs w:val="18"/>
        </w:rPr>
        <w:t>Т</w:t>
      </w:r>
      <w:r w:rsidR="006565E9" w:rsidRPr="001F4387">
        <w:rPr>
          <w:rFonts w:ascii="Open Sans" w:hAnsi="Open Sans" w:cs="Open Sans"/>
          <w:sz w:val="18"/>
          <w:szCs w:val="18"/>
        </w:rPr>
        <w:t xml:space="preserve">ребование по разработке </w:t>
      </w:r>
      <w:r w:rsidR="00E37CA5" w:rsidRPr="001F4387">
        <w:rPr>
          <w:rFonts w:ascii="Open Sans" w:hAnsi="Open Sans" w:cs="Open Sans"/>
          <w:sz w:val="18"/>
          <w:szCs w:val="18"/>
        </w:rPr>
        <w:t>первоначальн</w:t>
      </w:r>
      <w:r w:rsidR="00E37CA5">
        <w:rPr>
          <w:rFonts w:ascii="Open Sans" w:hAnsi="Open Sans" w:cs="Open Sans"/>
          <w:sz w:val="18"/>
          <w:szCs w:val="18"/>
        </w:rPr>
        <w:t>ых</w:t>
      </w:r>
      <w:r w:rsidR="00E37CA5" w:rsidRPr="001F4387">
        <w:rPr>
          <w:rFonts w:ascii="Open Sans" w:hAnsi="Open Sans" w:cs="Open Sans"/>
          <w:sz w:val="18"/>
          <w:szCs w:val="18"/>
        </w:rPr>
        <w:t xml:space="preserve"> </w:t>
      </w:r>
      <w:r w:rsidR="00E37CA5">
        <w:rPr>
          <w:rFonts w:ascii="Open Sans" w:hAnsi="Open Sans" w:cs="Open Sans"/>
          <w:sz w:val="18"/>
          <w:szCs w:val="18"/>
        </w:rPr>
        <w:t>реестра рисков конфликтов полномочий и технических правил разделения полномочий</w:t>
      </w:r>
      <w:r w:rsidR="006565E9" w:rsidRPr="001F4387">
        <w:rPr>
          <w:rFonts w:ascii="Open Sans" w:hAnsi="Open Sans" w:cs="Open Sans"/>
          <w:sz w:val="18"/>
          <w:szCs w:val="18"/>
        </w:rPr>
        <w:t xml:space="preserve"> </w:t>
      </w:r>
      <w:r w:rsidR="005E10B0">
        <w:rPr>
          <w:rFonts w:ascii="Open Sans" w:hAnsi="Open Sans" w:cs="Open Sans"/>
          <w:sz w:val="18"/>
          <w:szCs w:val="18"/>
        </w:rPr>
        <w:t>необходимо</w:t>
      </w:r>
      <w:r w:rsidR="005E10B0" w:rsidRPr="001F4387">
        <w:rPr>
          <w:rFonts w:ascii="Open Sans" w:hAnsi="Open Sans" w:cs="Open Sans"/>
          <w:sz w:val="18"/>
          <w:szCs w:val="18"/>
        </w:rPr>
        <w:t xml:space="preserve"> </w:t>
      </w:r>
      <w:r w:rsidR="006565E9" w:rsidRPr="001F4387">
        <w:rPr>
          <w:rFonts w:ascii="Open Sans" w:hAnsi="Open Sans" w:cs="Open Sans"/>
          <w:sz w:val="18"/>
          <w:szCs w:val="18"/>
        </w:rPr>
        <w:t xml:space="preserve">зафиксировать в </w:t>
      </w:r>
      <w:r w:rsidR="005E10B0">
        <w:rPr>
          <w:rFonts w:ascii="Open Sans" w:hAnsi="Open Sans" w:cs="Open Sans"/>
          <w:sz w:val="18"/>
          <w:szCs w:val="18"/>
        </w:rPr>
        <w:t>смежной ВНД «Порядок жизненного цикла ИС»</w:t>
      </w:r>
      <w:r w:rsidR="006565E9" w:rsidRPr="001F4387">
        <w:rPr>
          <w:rFonts w:ascii="Open Sans" w:hAnsi="Open Sans" w:cs="Open Sans"/>
          <w:sz w:val="18"/>
          <w:szCs w:val="18"/>
        </w:rPr>
        <w:t xml:space="preserve">, на этапе Производство. Контроль соблюдения </w:t>
      </w:r>
      <w:r w:rsidR="006565E9">
        <w:rPr>
          <w:rFonts w:ascii="Open Sans" w:hAnsi="Open Sans" w:cs="Open Sans"/>
          <w:sz w:val="18"/>
          <w:szCs w:val="18"/>
        </w:rPr>
        <w:t xml:space="preserve">требования </w:t>
      </w:r>
      <w:r w:rsidR="005E10B0">
        <w:rPr>
          <w:rFonts w:ascii="Open Sans" w:hAnsi="Open Sans" w:cs="Open Sans"/>
          <w:sz w:val="18"/>
          <w:szCs w:val="18"/>
        </w:rPr>
        <w:t xml:space="preserve">проводится </w:t>
      </w:r>
      <w:r w:rsidR="006565E9">
        <w:rPr>
          <w:rFonts w:ascii="Open Sans" w:hAnsi="Open Sans" w:cs="Open Sans"/>
          <w:sz w:val="18"/>
          <w:szCs w:val="18"/>
        </w:rPr>
        <w:t xml:space="preserve">при переходе на следующий этап и приемке </w:t>
      </w:r>
      <w:r w:rsidR="00E36E03">
        <w:rPr>
          <w:rFonts w:ascii="Open Sans" w:hAnsi="Open Sans" w:cs="Open Sans"/>
          <w:sz w:val="18"/>
          <w:szCs w:val="18"/>
        </w:rPr>
        <w:t xml:space="preserve">ИС </w:t>
      </w:r>
      <w:r w:rsidR="006565E9">
        <w:rPr>
          <w:rFonts w:ascii="Open Sans" w:hAnsi="Open Sans" w:cs="Open Sans"/>
          <w:sz w:val="18"/>
          <w:szCs w:val="18"/>
        </w:rPr>
        <w:t>на централизованную поддержку. Р</w:t>
      </w:r>
      <w:r w:rsidR="006565E9" w:rsidRPr="00D840FA">
        <w:rPr>
          <w:rFonts w:ascii="Open Sans" w:hAnsi="Open Sans" w:cs="Open Sans"/>
          <w:sz w:val="18"/>
          <w:szCs w:val="18"/>
        </w:rPr>
        <w:t xml:space="preserve">екомендации по интеграции </w:t>
      </w:r>
      <w:r w:rsidR="006565E9">
        <w:rPr>
          <w:rFonts w:ascii="Open Sans" w:hAnsi="Open Sans" w:cs="Open Sans"/>
          <w:sz w:val="18"/>
          <w:szCs w:val="18"/>
        </w:rPr>
        <w:t xml:space="preserve">процесса управления рисками конфликтов полномочий </w:t>
      </w:r>
      <w:r w:rsidR="006565E9" w:rsidRPr="00D840FA">
        <w:rPr>
          <w:rFonts w:ascii="Open Sans" w:hAnsi="Open Sans" w:cs="Open Sans"/>
          <w:sz w:val="18"/>
          <w:szCs w:val="18"/>
        </w:rPr>
        <w:t xml:space="preserve">в процессы </w:t>
      </w:r>
      <w:r w:rsidR="00E36E03" w:rsidRPr="00E36E03">
        <w:rPr>
          <w:rFonts w:ascii="Open Sans" w:hAnsi="Open Sans" w:cs="Open Sans"/>
          <w:sz w:val="18"/>
          <w:szCs w:val="18"/>
        </w:rPr>
        <w:t>производства ИТ-решений</w:t>
      </w:r>
      <w:r w:rsidR="00E36E03" w:rsidRPr="00E36E03" w:rsidDel="00E36E03">
        <w:rPr>
          <w:rFonts w:ascii="Open Sans" w:hAnsi="Open Sans" w:cs="Open Sans"/>
          <w:sz w:val="18"/>
          <w:szCs w:val="18"/>
        </w:rPr>
        <w:t xml:space="preserve"> </w:t>
      </w:r>
      <w:r w:rsidR="00E36E03">
        <w:rPr>
          <w:rFonts w:ascii="Open Sans" w:hAnsi="Open Sans" w:cs="Open Sans"/>
          <w:sz w:val="18"/>
          <w:szCs w:val="18"/>
        </w:rPr>
        <w:t>при создании</w:t>
      </w:r>
      <w:r w:rsidR="00E36E03" w:rsidRPr="00D840FA">
        <w:rPr>
          <w:rFonts w:ascii="Open Sans" w:hAnsi="Open Sans" w:cs="Open Sans"/>
          <w:sz w:val="18"/>
          <w:szCs w:val="18"/>
        </w:rPr>
        <w:t xml:space="preserve"> </w:t>
      </w:r>
      <w:r w:rsidR="006565E9" w:rsidRPr="00D840FA">
        <w:rPr>
          <w:rFonts w:ascii="Open Sans" w:hAnsi="Open Sans" w:cs="Open Sans"/>
          <w:sz w:val="18"/>
          <w:szCs w:val="18"/>
        </w:rPr>
        <w:t xml:space="preserve">ИС представлены в </w:t>
      </w:r>
      <w:r w:rsidR="006565E9" w:rsidRPr="00B24CBE">
        <w:rPr>
          <w:rFonts w:ascii="Open Sans" w:hAnsi="Open Sans" w:cs="Open Sans"/>
          <w:sz w:val="18"/>
          <w:szCs w:val="18"/>
        </w:rPr>
        <w:t xml:space="preserve">Приложении </w:t>
      </w:r>
      <w:r w:rsidR="009C47E9">
        <w:rPr>
          <w:rFonts w:ascii="Open Sans" w:hAnsi="Open Sans" w:cs="Open Sans"/>
          <w:sz w:val="18"/>
          <w:szCs w:val="18"/>
        </w:rPr>
        <w:t>2</w:t>
      </w:r>
      <w:r w:rsidR="006565E9">
        <w:rPr>
          <w:rFonts w:ascii="Open Sans" w:hAnsi="Open Sans" w:cs="Open Sans"/>
          <w:sz w:val="18"/>
          <w:szCs w:val="18"/>
        </w:rPr>
        <w:t xml:space="preserve">, блок </w:t>
      </w:r>
      <w:r w:rsidR="009C47E9">
        <w:rPr>
          <w:rFonts w:ascii="Open Sans" w:hAnsi="Open Sans" w:cs="Open Sans"/>
          <w:sz w:val="18"/>
          <w:szCs w:val="18"/>
        </w:rPr>
        <w:t>2</w:t>
      </w:r>
      <w:r w:rsidR="006565E9">
        <w:rPr>
          <w:rFonts w:ascii="Open Sans" w:hAnsi="Open Sans" w:cs="Open Sans"/>
          <w:sz w:val="18"/>
          <w:szCs w:val="18"/>
        </w:rPr>
        <w:t>.1.</w:t>
      </w:r>
    </w:p>
    <w:p w14:paraId="5D03F5CB" w14:textId="04877904" w:rsidR="00A35BD4" w:rsidRPr="00361A4A" w:rsidRDefault="00A35BD4" w:rsidP="00301AAC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361A4A">
        <w:rPr>
          <w:rFonts w:ascii="Open Sans" w:hAnsi="Open Sans" w:cs="Open Sans"/>
          <w:sz w:val="18"/>
          <w:szCs w:val="18"/>
        </w:rPr>
        <w:t xml:space="preserve">Для текущих </w:t>
      </w:r>
      <w:r w:rsidR="00361A4A" w:rsidRPr="00361A4A">
        <w:rPr>
          <w:rFonts w:ascii="Open Sans" w:hAnsi="Open Sans" w:cs="Open Sans"/>
          <w:sz w:val="18"/>
          <w:szCs w:val="18"/>
        </w:rPr>
        <w:t xml:space="preserve">бизнес-процессов и поддерживающих их </w:t>
      </w:r>
      <w:r w:rsidR="00E36E03">
        <w:rPr>
          <w:rFonts w:ascii="Open Sans" w:hAnsi="Open Sans" w:cs="Open Sans"/>
          <w:sz w:val="18"/>
          <w:szCs w:val="18"/>
        </w:rPr>
        <w:t>ИС</w:t>
      </w:r>
      <w:r w:rsidRPr="00361A4A">
        <w:rPr>
          <w:rFonts w:ascii="Open Sans" w:hAnsi="Open Sans" w:cs="Open Sans"/>
          <w:sz w:val="18"/>
          <w:szCs w:val="18"/>
        </w:rPr>
        <w:t xml:space="preserve"> </w:t>
      </w:r>
      <w:r w:rsidR="00E66BB8">
        <w:rPr>
          <w:rFonts w:ascii="Open Sans" w:hAnsi="Open Sans" w:cs="Open Sans"/>
          <w:sz w:val="18"/>
          <w:szCs w:val="18"/>
        </w:rPr>
        <w:t>необходимо</w:t>
      </w:r>
      <w:r w:rsidR="00E66BB8" w:rsidRPr="00361A4A">
        <w:rPr>
          <w:rFonts w:ascii="Open Sans" w:hAnsi="Open Sans" w:cs="Open Sans"/>
          <w:sz w:val="18"/>
          <w:szCs w:val="18"/>
        </w:rPr>
        <w:t xml:space="preserve"> </w:t>
      </w:r>
      <w:r w:rsidRPr="00361A4A">
        <w:rPr>
          <w:rFonts w:ascii="Open Sans" w:hAnsi="Open Sans" w:cs="Open Sans"/>
          <w:sz w:val="18"/>
          <w:szCs w:val="18"/>
        </w:rPr>
        <w:t xml:space="preserve">использовать следующие критерии </w:t>
      </w:r>
      <w:r w:rsidR="00361A4A" w:rsidRPr="00361A4A">
        <w:rPr>
          <w:rFonts w:ascii="Open Sans" w:hAnsi="Open Sans" w:cs="Open Sans"/>
          <w:sz w:val="18"/>
          <w:szCs w:val="18"/>
        </w:rPr>
        <w:t>приоритизации для включения в периметр процесса управления рисками конфликтов полномочий:</w:t>
      </w:r>
    </w:p>
    <w:p w14:paraId="5012D312" w14:textId="626C5DBA" w:rsidR="00361A4A" w:rsidRPr="00184B94" w:rsidDel="00E37CA5" w:rsidRDefault="00361A4A" w:rsidP="00973E6A">
      <w:pPr>
        <w:pStyle w:val="af2"/>
        <w:numPr>
          <w:ilvl w:val="0"/>
          <w:numId w:val="39"/>
        </w:numPr>
        <w:tabs>
          <w:tab w:val="left" w:pos="567"/>
        </w:tabs>
        <w:spacing w:after="120"/>
        <w:rPr>
          <w:del w:id="41" w:author="Kanashina, Aleksandra" w:date="2026-06-22T09:23:00Z"/>
          <w:rFonts w:ascii="Open Sans" w:hAnsi="Open Sans" w:cs="Open Sans"/>
          <w:bCs/>
          <w:sz w:val="18"/>
          <w:szCs w:val="18"/>
          <w:lang w:val="ru-RU"/>
        </w:rPr>
      </w:pPr>
      <w:del w:id="42" w:author="Kanashina, Aleksandra" w:date="2026-06-22T09:23:00Z">
        <w:r w:rsidRPr="00184B94" w:rsidDel="00E37CA5">
          <w:rPr>
            <w:rFonts w:ascii="Open Sans" w:hAnsi="Open Sans" w:cs="Open Sans"/>
            <w:bCs/>
            <w:sz w:val="18"/>
            <w:szCs w:val="18"/>
            <w:lang w:val="ru-RU"/>
          </w:rPr>
          <w:delText xml:space="preserve">техническая возможность распределения доступа, наличие в </w:delText>
        </w:r>
        <w:r w:rsidR="00E36E03" w:rsidDel="00E37CA5">
          <w:rPr>
            <w:rFonts w:ascii="Open Sans" w:hAnsi="Open Sans" w:cs="Open Sans"/>
            <w:bCs/>
            <w:sz w:val="18"/>
            <w:szCs w:val="18"/>
            <w:lang w:val="ru-RU"/>
          </w:rPr>
          <w:delText>ИС</w:delText>
        </w:r>
        <w:r w:rsidRPr="00184B94" w:rsidDel="00E37CA5">
          <w:rPr>
            <w:rFonts w:ascii="Open Sans" w:hAnsi="Open Sans" w:cs="Open Sans"/>
            <w:bCs/>
            <w:sz w:val="18"/>
            <w:szCs w:val="18"/>
            <w:lang w:val="ru-RU"/>
          </w:rPr>
          <w:delText xml:space="preserve"> ролевой модели;</w:delText>
        </w:r>
      </w:del>
    </w:p>
    <w:p w14:paraId="7D382FC7" w14:textId="746704F2" w:rsidR="00361A4A" w:rsidRPr="00184B94" w:rsidRDefault="00361A4A" w:rsidP="00973E6A">
      <w:pPr>
        <w:pStyle w:val="af2"/>
        <w:numPr>
          <w:ilvl w:val="0"/>
          <w:numId w:val="39"/>
        </w:numPr>
        <w:tabs>
          <w:tab w:val="left" w:pos="567"/>
        </w:tabs>
        <w:spacing w:after="120"/>
        <w:jc w:val="both"/>
        <w:rPr>
          <w:rFonts w:ascii="Open Sans" w:hAnsi="Open Sans" w:cs="Open Sans"/>
          <w:bCs/>
          <w:sz w:val="18"/>
          <w:szCs w:val="18"/>
          <w:lang w:val="ru-RU"/>
        </w:rPr>
      </w:pPr>
      <w:r w:rsidRPr="00184B94">
        <w:rPr>
          <w:rFonts w:ascii="Open Sans" w:hAnsi="Open Sans" w:cs="Open Sans"/>
          <w:bCs/>
          <w:sz w:val="18"/>
          <w:szCs w:val="18"/>
          <w:lang w:val="ru-RU"/>
        </w:rPr>
        <w:t xml:space="preserve">количество пользователей и ролей в </w:t>
      </w:r>
      <w:r w:rsidR="00E36E03">
        <w:rPr>
          <w:rFonts w:ascii="Open Sans" w:hAnsi="Open Sans" w:cs="Open Sans"/>
          <w:bCs/>
          <w:sz w:val="18"/>
          <w:szCs w:val="18"/>
          <w:lang w:val="ru-RU"/>
        </w:rPr>
        <w:t>ИС</w:t>
      </w:r>
      <w:r w:rsidRPr="00184B94">
        <w:rPr>
          <w:rFonts w:ascii="Open Sans" w:hAnsi="Open Sans" w:cs="Open Sans"/>
          <w:bCs/>
          <w:sz w:val="18"/>
          <w:szCs w:val="18"/>
          <w:lang w:val="ru-RU"/>
        </w:rPr>
        <w:t>: чем больше масштаб системы, тем сложнее контролировать действия пользователей и тем эффективнее внедрение формальных правил разделения полномочий;</w:t>
      </w:r>
    </w:p>
    <w:p w14:paraId="6F8DE81D" w14:textId="7950E9E9" w:rsidR="00361A4A" w:rsidRPr="00184B94" w:rsidDel="00E37CA5" w:rsidRDefault="00361A4A" w:rsidP="00973E6A">
      <w:pPr>
        <w:pStyle w:val="af2"/>
        <w:numPr>
          <w:ilvl w:val="0"/>
          <w:numId w:val="39"/>
        </w:numPr>
        <w:tabs>
          <w:tab w:val="left" w:pos="567"/>
          <w:tab w:val="left" w:pos="993"/>
        </w:tabs>
        <w:spacing w:after="120"/>
        <w:rPr>
          <w:del w:id="43" w:author="Kanashina, Aleksandra" w:date="2026-06-22T09:23:00Z"/>
          <w:rFonts w:ascii="Open Sans" w:hAnsi="Open Sans" w:cs="Open Sans"/>
          <w:bCs/>
          <w:sz w:val="18"/>
          <w:szCs w:val="18"/>
          <w:lang w:val="ru-RU"/>
        </w:rPr>
      </w:pPr>
      <w:del w:id="44" w:author="Kanashina, Aleksandra" w:date="2026-06-22T09:23:00Z">
        <w:r w:rsidRPr="00184B94" w:rsidDel="00E37CA5">
          <w:rPr>
            <w:rFonts w:ascii="Open Sans" w:hAnsi="Open Sans" w:cs="Open Sans"/>
            <w:bCs/>
            <w:sz w:val="18"/>
            <w:szCs w:val="18"/>
            <w:lang w:val="ru-RU"/>
          </w:rPr>
          <w:delText>наличие полномочий на изменение данных;</w:delText>
        </w:r>
      </w:del>
    </w:p>
    <w:p w14:paraId="320EA66F" w14:textId="77777777" w:rsidR="00361A4A" w:rsidRPr="00184B94" w:rsidRDefault="00361A4A" w:rsidP="00973E6A">
      <w:pPr>
        <w:pStyle w:val="af2"/>
        <w:numPr>
          <w:ilvl w:val="0"/>
          <w:numId w:val="39"/>
        </w:numPr>
        <w:tabs>
          <w:tab w:val="left" w:pos="567"/>
        </w:tabs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184B94">
        <w:rPr>
          <w:rFonts w:ascii="Open Sans" w:hAnsi="Open Sans" w:cs="Open Sans"/>
          <w:bCs/>
          <w:sz w:val="18"/>
          <w:szCs w:val="18"/>
          <w:lang w:val="ru-RU"/>
        </w:rPr>
        <w:t>уровень влияния бизнес-процесса на финансовый результат Компании;</w:t>
      </w:r>
    </w:p>
    <w:p w14:paraId="7713BA93" w14:textId="437197F9" w:rsidR="00361A4A" w:rsidRPr="00184B94" w:rsidRDefault="00361A4A" w:rsidP="00973E6A">
      <w:pPr>
        <w:pStyle w:val="af2"/>
        <w:numPr>
          <w:ilvl w:val="0"/>
          <w:numId w:val="39"/>
        </w:numPr>
        <w:tabs>
          <w:tab w:val="left" w:pos="567"/>
        </w:tabs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184B94">
        <w:rPr>
          <w:rFonts w:ascii="Open Sans" w:hAnsi="Open Sans" w:cs="Open Sans"/>
          <w:bCs/>
          <w:sz w:val="18"/>
          <w:szCs w:val="18"/>
          <w:lang w:val="ru-RU"/>
        </w:rPr>
        <w:t xml:space="preserve">готовность </w:t>
      </w:r>
      <w:r w:rsidR="002D1793">
        <w:rPr>
          <w:rFonts w:ascii="Open Sans" w:hAnsi="Open Sans" w:cs="Open Sans"/>
          <w:bCs/>
          <w:sz w:val="18"/>
          <w:szCs w:val="18"/>
          <w:lang w:val="ru-RU"/>
        </w:rPr>
        <w:t>В</w:t>
      </w:r>
      <w:r w:rsidRPr="00184B94">
        <w:rPr>
          <w:rFonts w:ascii="Open Sans" w:hAnsi="Open Sans" w:cs="Open Sans"/>
          <w:bCs/>
          <w:sz w:val="18"/>
          <w:szCs w:val="18"/>
          <w:lang w:val="ru-RU"/>
        </w:rPr>
        <w:t>ладельца бизнес-процесса управлять рисками конфликтов полномочий.</w:t>
      </w:r>
    </w:p>
    <w:p w14:paraId="0649A9C6" w14:textId="3067EAD1" w:rsidR="00A35BD4" w:rsidRDefault="00A35BD4" w:rsidP="00301AAC">
      <w:pPr>
        <w:spacing w:after="120"/>
        <w:ind w:left="0"/>
        <w:rPr>
          <w:rFonts w:ascii="Open Sans" w:hAnsi="Open Sans" w:cs="Open Sans"/>
          <w:b/>
          <w:bCs/>
          <w:sz w:val="18"/>
          <w:szCs w:val="18"/>
        </w:rPr>
      </w:pPr>
      <w:r w:rsidRPr="00061B6A">
        <w:rPr>
          <w:rFonts w:ascii="Open Sans" w:hAnsi="Open Sans" w:cs="Open Sans"/>
          <w:b/>
          <w:bCs/>
          <w:sz w:val="18"/>
          <w:szCs w:val="18"/>
        </w:rPr>
        <w:t>Оценка рисков конфликтов полномочий</w:t>
      </w:r>
    </w:p>
    <w:p w14:paraId="79C5A62A" w14:textId="080905C8" w:rsidR="00A01AE4" w:rsidRPr="00681D91" w:rsidRDefault="00551F87" w:rsidP="00301AAC">
      <w:pPr>
        <w:spacing w:after="120"/>
        <w:ind w:left="0"/>
        <w:rPr>
          <w:rFonts w:ascii="Open Sans" w:hAnsi="Open Sans" w:cs="Open Sans"/>
          <w:bCs/>
          <w:sz w:val="18"/>
          <w:szCs w:val="18"/>
        </w:rPr>
        <w:sectPr w:rsidR="00A01AE4" w:rsidRPr="00681D91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  <w:r>
        <w:rPr>
          <w:rFonts w:ascii="Open Sans" w:hAnsi="Open Sans" w:cs="Open Sans"/>
          <w:bCs/>
          <w:sz w:val="18"/>
          <w:szCs w:val="18"/>
        </w:rPr>
        <w:t xml:space="preserve">В рамках </w:t>
      </w:r>
      <w:r w:rsidRPr="00361A4A">
        <w:rPr>
          <w:rFonts w:ascii="Open Sans" w:hAnsi="Open Sans" w:cs="Open Sans"/>
          <w:bCs/>
          <w:sz w:val="18"/>
          <w:szCs w:val="18"/>
        </w:rPr>
        <w:t xml:space="preserve">процесса управления рисками конфликтов полномочий </w:t>
      </w:r>
      <w:r>
        <w:rPr>
          <w:rFonts w:ascii="Open Sans" w:hAnsi="Open Sans" w:cs="Open Sans"/>
          <w:bCs/>
          <w:sz w:val="18"/>
          <w:szCs w:val="18"/>
        </w:rPr>
        <w:t xml:space="preserve">документированию в </w:t>
      </w:r>
      <w:r w:rsidR="00E37CA5">
        <w:rPr>
          <w:rFonts w:ascii="Open Sans" w:hAnsi="Open Sans" w:cs="Open Sans"/>
          <w:bCs/>
          <w:sz w:val="18"/>
          <w:szCs w:val="18"/>
        </w:rPr>
        <w:t>реестре рисков конфликтов полномочий</w:t>
      </w:r>
      <w:r>
        <w:rPr>
          <w:rFonts w:ascii="Open Sans" w:hAnsi="Open Sans" w:cs="Open Sans"/>
          <w:bCs/>
          <w:sz w:val="18"/>
          <w:szCs w:val="18"/>
        </w:rPr>
        <w:t xml:space="preserve"> и дальнейшему контролю на уровне ролей и пользователей подлежат </w:t>
      </w:r>
      <w:r w:rsidRPr="00361A4A">
        <w:rPr>
          <w:rFonts w:ascii="Open Sans" w:hAnsi="Open Sans" w:cs="Open Sans"/>
          <w:bCs/>
          <w:sz w:val="18"/>
          <w:szCs w:val="18"/>
        </w:rPr>
        <w:t>только риски с высоким уровнем критичности</w:t>
      </w:r>
      <w:r>
        <w:rPr>
          <w:rFonts w:ascii="Open Sans" w:hAnsi="Open Sans" w:cs="Open Sans"/>
          <w:bCs/>
          <w:sz w:val="18"/>
          <w:szCs w:val="18"/>
        </w:rPr>
        <w:t xml:space="preserve">. </w:t>
      </w:r>
      <w:r w:rsidRPr="00361A4A">
        <w:rPr>
          <w:rFonts w:ascii="Open Sans" w:hAnsi="Open Sans" w:cs="Open Sans"/>
          <w:bCs/>
          <w:sz w:val="18"/>
          <w:szCs w:val="18"/>
        </w:rPr>
        <w:t xml:space="preserve">При этом </w:t>
      </w:r>
      <w:r>
        <w:rPr>
          <w:rFonts w:ascii="Open Sans" w:hAnsi="Open Sans" w:cs="Open Sans"/>
          <w:bCs/>
          <w:sz w:val="18"/>
          <w:szCs w:val="18"/>
        </w:rPr>
        <w:t xml:space="preserve">Ответственный за управление </w:t>
      </w:r>
      <w:r>
        <w:rPr>
          <w:rFonts w:ascii="Open Sans" w:hAnsi="Open Sans" w:cs="Open Sans"/>
          <w:bCs/>
          <w:sz w:val="18"/>
          <w:szCs w:val="18"/>
          <w:lang w:val="en-US"/>
        </w:rPr>
        <w:t>SoD</w:t>
      </w:r>
      <w:r>
        <w:rPr>
          <w:rFonts w:ascii="Open Sans" w:hAnsi="Open Sans" w:cs="Open Sans"/>
          <w:bCs/>
          <w:sz w:val="18"/>
          <w:szCs w:val="18"/>
        </w:rPr>
        <w:t>-рисками в бизнес-процессе</w:t>
      </w:r>
      <w:r w:rsidRPr="00361A4A">
        <w:rPr>
          <w:rFonts w:ascii="Open Sans" w:hAnsi="Open Sans" w:cs="Open Sans"/>
          <w:bCs/>
          <w:sz w:val="18"/>
          <w:szCs w:val="18"/>
        </w:rPr>
        <w:t xml:space="preserve"> вправе принять решение о документировании и контроле рисков, не отнесенных к высокой критичности, но признанных им важными для бизнеса при условии наличия ресурсов. </w:t>
      </w:r>
      <w:r w:rsidR="00E35F91">
        <w:rPr>
          <w:rFonts w:ascii="Open Sans" w:hAnsi="Open Sans" w:cs="Open Sans"/>
          <w:bCs/>
          <w:sz w:val="18"/>
          <w:szCs w:val="18"/>
        </w:rPr>
        <w:t>У</w:t>
      </w:r>
      <w:r>
        <w:rPr>
          <w:rFonts w:ascii="Open Sans" w:hAnsi="Open Sans" w:cs="Open Sans"/>
          <w:bCs/>
          <w:sz w:val="18"/>
          <w:szCs w:val="18"/>
        </w:rPr>
        <w:t xml:space="preserve">ровня критичности </w:t>
      </w:r>
      <w:r>
        <w:rPr>
          <w:rFonts w:ascii="Open Sans" w:hAnsi="Open Sans" w:cs="Open Sans"/>
          <w:bCs/>
          <w:sz w:val="18"/>
          <w:szCs w:val="18"/>
          <w:lang w:val="en-US"/>
        </w:rPr>
        <w:t>SoD</w:t>
      </w:r>
      <w:r>
        <w:rPr>
          <w:rFonts w:ascii="Open Sans" w:hAnsi="Open Sans" w:cs="Open Sans"/>
          <w:bCs/>
          <w:sz w:val="18"/>
          <w:szCs w:val="18"/>
        </w:rPr>
        <w:t xml:space="preserve">-риска </w:t>
      </w:r>
      <w:r w:rsidR="00E35F91">
        <w:rPr>
          <w:rFonts w:ascii="Open Sans" w:hAnsi="Open Sans" w:cs="Open Sans"/>
          <w:bCs/>
          <w:sz w:val="18"/>
          <w:szCs w:val="18"/>
        </w:rPr>
        <w:t xml:space="preserve">определяется Ответственным за управление </w:t>
      </w:r>
      <w:r w:rsidR="00E35F91">
        <w:rPr>
          <w:rFonts w:ascii="Open Sans" w:hAnsi="Open Sans" w:cs="Open Sans"/>
          <w:bCs/>
          <w:sz w:val="18"/>
          <w:szCs w:val="18"/>
          <w:lang w:val="en-US"/>
        </w:rPr>
        <w:t>SoD</w:t>
      </w:r>
      <w:r w:rsidR="00E35F91">
        <w:rPr>
          <w:rFonts w:ascii="Open Sans" w:hAnsi="Open Sans" w:cs="Open Sans"/>
          <w:bCs/>
          <w:sz w:val="18"/>
          <w:szCs w:val="18"/>
        </w:rPr>
        <w:t xml:space="preserve">-рисками в бизнес-процессе согласно подходу, </w:t>
      </w:r>
      <w:r>
        <w:rPr>
          <w:rFonts w:ascii="Open Sans" w:hAnsi="Open Sans" w:cs="Open Sans"/>
          <w:bCs/>
          <w:sz w:val="18"/>
          <w:szCs w:val="18"/>
        </w:rPr>
        <w:t>установлен</w:t>
      </w:r>
      <w:r w:rsidR="00E35F91">
        <w:rPr>
          <w:rFonts w:ascii="Open Sans" w:hAnsi="Open Sans" w:cs="Open Sans"/>
          <w:bCs/>
          <w:sz w:val="18"/>
          <w:szCs w:val="18"/>
        </w:rPr>
        <w:t>ному</w:t>
      </w:r>
      <w:r>
        <w:rPr>
          <w:rFonts w:ascii="Open Sans" w:hAnsi="Open Sans" w:cs="Open Sans"/>
          <w:bCs/>
          <w:sz w:val="18"/>
          <w:szCs w:val="18"/>
        </w:rPr>
        <w:t xml:space="preserve"> в Методике по управлению рисками конфликтов полномочий.</w:t>
      </w:r>
    </w:p>
    <w:p w14:paraId="536F4B62" w14:textId="1F3599D2" w:rsidR="003B6B43" w:rsidRPr="00C05B39" w:rsidRDefault="00181881" w:rsidP="007674C9">
      <w:pPr>
        <w:pStyle w:val="2"/>
        <w:numPr>
          <w:ilvl w:val="1"/>
          <w:numId w:val="31"/>
        </w:numPr>
        <w:tabs>
          <w:tab w:val="clear" w:pos="720"/>
          <w:tab w:val="left" w:pos="360"/>
        </w:tabs>
        <w:spacing w:before="0"/>
        <w:ind w:left="0" w:firstLine="0"/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</w:pPr>
      <w:r w:rsidRPr="00181881"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  <w:lastRenderedPageBreak/>
        <w:t xml:space="preserve">Формирование </w:t>
      </w:r>
      <w:r w:rsidR="00E37CA5"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  <w:t>реестра рисков конфликтов полномочий и технических правил разделения полномочий</w:t>
      </w:r>
      <w:r w:rsidR="004970A4" w:rsidRPr="00C05B39"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  <w:t xml:space="preserve"> бизнес-подразделениями </w:t>
      </w:r>
      <w:r w:rsidR="00F36C98"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  <w:t>Компании</w:t>
      </w:r>
      <w:r w:rsidR="004970A4" w:rsidRPr="00C05B39">
        <w:rPr>
          <w:rFonts w:ascii="Open Sans" w:hAnsi="Open Sans" w:cs="Open Sans"/>
          <w:bCs w:val="0"/>
          <w:color w:val="707070" w:themeColor="accent3" w:themeShade="BF"/>
          <w:kern w:val="0"/>
          <w:sz w:val="18"/>
          <w:szCs w:val="18"/>
        </w:rPr>
        <w:t xml:space="preserve">. </w:t>
      </w:r>
    </w:p>
    <w:p w14:paraId="38D7C3CC" w14:textId="7401B579" w:rsidR="00C43C5F" w:rsidRPr="00C43C5F" w:rsidRDefault="00C43C5F" w:rsidP="00C43C5F">
      <w:pPr>
        <w:pStyle w:val="af2"/>
        <w:spacing w:after="120"/>
        <w:ind w:left="0"/>
        <w:rPr>
          <w:rFonts w:ascii="Open Sans" w:hAnsi="Open Sans" w:cs="Open Sans"/>
          <w:sz w:val="18"/>
          <w:szCs w:val="18"/>
          <w:lang w:val="ru-RU"/>
        </w:rPr>
      </w:pPr>
      <w:r w:rsidRPr="00C43C5F">
        <w:rPr>
          <w:rFonts w:ascii="Open Sans" w:hAnsi="Open Sans" w:cs="Open Sans"/>
          <w:sz w:val="18"/>
          <w:szCs w:val="18"/>
          <w:lang w:val="ru-RU"/>
        </w:rPr>
        <w:t xml:space="preserve">Подпроцесс </w:t>
      </w:r>
      <w:r>
        <w:rPr>
          <w:rFonts w:ascii="Open Sans" w:hAnsi="Open Sans" w:cs="Open Sans"/>
          <w:sz w:val="18"/>
          <w:szCs w:val="18"/>
          <w:lang w:val="ru-RU"/>
        </w:rPr>
        <w:t xml:space="preserve">по формированию </w:t>
      </w:r>
      <w:r w:rsidR="00E37CA5" w:rsidRPr="00E37CA5">
        <w:rPr>
          <w:rFonts w:ascii="Open Sans" w:hAnsi="Open Sans" w:cs="Open Sans"/>
          <w:sz w:val="18"/>
          <w:szCs w:val="18"/>
          <w:lang w:val="ru-RU"/>
        </w:rPr>
        <w:t>реестра рисков конфликтов полномочий и технических правил разделения полномочий</w:t>
      </w:r>
      <w:r w:rsidRPr="00C43C5F">
        <w:rPr>
          <w:rFonts w:ascii="Open Sans" w:hAnsi="Open Sans" w:cs="Open Sans"/>
          <w:sz w:val="18"/>
          <w:szCs w:val="18"/>
          <w:lang w:val="ru-RU"/>
        </w:rPr>
        <w:t xml:space="preserve"> представлен на </w:t>
      </w:r>
      <w:r w:rsidR="000C2733">
        <w:rPr>
          <w:rFonts w:ascii="Open Sans" w:hAnsi="Open Sans" w:cs="Open Sans"/>
          <w:sz w:val="18"/>
          <w:szCs w:val="18"/>
          <w:lang w:val="ru-RU"/>
        </w:rPr>
        <w:t>С</w:t>
      </w:r>
      <w:r w:rsidRPr="00C43C5F">
        <w:rPr>
          <w:rFonts w:ascii="Open Sans" w:hAnsi="Open Sans" w:cs="Open Sans"/>
          <w:sz w:val="18"/>
          <w:szCs w:val="18"/>
          <w:lang w:val="ru-RU"/>
        </w:rPr>
        <w:t xml:space="preserve">хеме </w:t>
      </w:r>
      <w:r>
        <w:rPr>
          <w:rFonts w:ascii="Open Sans" w:hAnsi="Open Sans" w:cs="Open Sans"/>
          <w:sz w:val="18"/>
          <w:szCs w:val="18"/>
          <w:lang w:val="ru-RU"/>
        </w:rPr>
        <w:t>1</w:t>
      </w:r>
      <w:r w:rsidRPr="00C43C5F">
        <w:rPr>
          <w:rFonts w:ascii="Open Sans" w:hAnsi="Open Sans" w:cs="Open Sans"/>
          <w:sz w:val="18"/>
          <w:szCs w:val="18"/>
          <w:lang w:val="ru-RU"/>
        </w:rPr>
        <w:t xml:space="preserve">: </w:t>
      </w:r>
    </w:p>
    <w:p w14:paraId="44528835" w14:textId="40EA8FDF" w:rsidR="00773BB9" w:rsidRDefault="00F36C98" w:rsidP="00773BB9">
      <w:pPr>
        <w:ind w:left="1080"/>
        <w:jc w:val="right"/>
        <w:rPr>
          <w:rFonts w:ascii="Open Sans" w:hAnsi="Open Sans" w:cs="Open Sans"/>
          <w:bCs/>
          <w:sz w:val="14"/>
          <w:szCs w:val="18"/>
        </w:rPr>
      </w:pPr>
      <w:r>
        <w:rPr>
          <w:rFonts w:ascii="Open Sans" w:hAnsi="Open Sans" w:cs="Open Sans"/>
          <w:bCs/>
          <w:sz w:val="14"/>
          <w:szCs w:val="18"/>
        </w:rPr>
        <w:t>Схема 1</w:t>
      </w:r>
      <w:r w:rsidR="00773BB9">
        <w:rPr>
          <w:rFonts w:ascii="Open Sans" w:hAnsi="Open Sans" w:cs="Open Sans"/>
          <w:bCs/>
          <w:sz w:val="14"/>
          <w:szCs w:val="18"/>
        </w:rPr>
        <w:t xml:space="preserve"> - </w:t>
      </w:r>
      <w:r w:rsidR="00773BB9" w:rsidRPr="00773BB9">
        <w:rPr>
          <w:rFonts w:ascii="Open Sans" w:hAnsi="Open Sans" w:cs="Open Sans"/>
          <w:bCs/>
          <w:sz w:val="14"/>
          <w:szCs w:val="18"/>
        </w:rPr>
        <w:t>Разработка и актуализация реестра рисков конфликтов полномочий и технически</w:t>
      </w:r>
      <w:r>
        <w:rPr>
          <w:rFonts w:ascii="Open Sans" w:hAnsi="Open Sans" w:cs="Open Sans"/>
          <w:bCs/>
          <w:sz w:val="14"/>
          <w:szCs w:val="18"/>
        </w:rPr>
        <w:t>х правил разделения полномочий</w:t>
      </w:r>
    </w:p>
    <w:p w14:paraId="019E31EF" w14:textId="10218514" w:rsidR="0064405F" w:rsidRPr="00773BB9" w:rsidRDefault="00B6657A" w:rsidP="0064405F">
      <w:pPr>
        <w:ind w:left="0"/>
        <w:jc w:val="right"/>
        <w:rPr>
          <w:rFonts w:ascii="Open Sans" w:hAnsi="Open Sans" w:cs="Open Sans"/>
          <w:bCs/>
          <w:sz w:val="14"/>
          <w:szCs w:val="18"/>
        </w:rPr>
      </w:pPr>
      <w:r w:rsidRPr="006565E9">
        <w:rPr>
          <w:rFonts w:ascii="Open Sans" w:hAnsi="Open Sans" w:cs="Open Sans"/>
          <w:sz w:val="18"/>
          <w:szCs w:val="18"/>
        </w:rPr>
        <w:object w:dxaOrig="30122" w:dyaOrig="17917" w14:anchorId="402238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4pt;height:409.35pt" o:ole="">
            <v:imagedata r:id="rId14" o:title="" croptop="7261f" cropbottom="6927f" cropleft="12103f"/>
          </v:shape>
          <o:OLEObject Type="Embed" ProgID="Visio.Drawing.15" ShapeID="_x0000_i1025" DrawAspect="Content" ObjectID="_1844347310" r:id="rId15"/>
        </w:object>
      </w:r>
    </w:p>
    <w:p w14:paraId="5DB754D7" w14:textId="31C9053D" w:rsidR="00623BA1" w:rsidRPr="00361A4A" w:rsidRDefault="002D08FB" w:rsidP="009C1FC6">
      <w:pPr>
        <w:spacing w:after="120"/>
        <w:ind w:left="0"/>
        <w:rPr>
          <w:rFonts w:ascii="Open Sans" w:hAnsi="Open Sans" w:cs="Open Sans"/>
          <w:b/>
          <w:bCs/>
          <w:sz w:val="18"/>
          <w:szCs w:val="18"/>
        </w:rPr>
      </w:pPr>
      <w:r w:rsidRPr="00361A4A">
        <w:rPr>
          <w:rFonts w:ascii="Open Sans" w:hAnsi="Open Sans" w:cs="Open Sans"/>
          <w:b/>
          <w:bCs/>
          <w:sz w:val="18"/>
          <w:szCs w:val="18"/>
        </w:rPr>
        <w:t xml:space="preserve">Схема 1 - описание </w:t>
      </w:r>
      <w:r w:rsidR="000F497E" w:rsidRPr="00361A4A">
        <w:rPr>
          <w:rFonts w:ascii="Open Sans" w:hAnsi="Open Sans" w:cs="Open Sans"/>
          <w:b/>
          <w:bCs/>
          <w:sz w:val="18"/>
          <w:szCs w:val="18"/>
        </w:rPr>
        <w:t>под</w:t>
      </w:r>
      <w:r w:rsidR="00387102" w:rsidRPr="00361A4A">
        <w:rPr>
          <w:rFonts w:ascii="Open Sans" w:hAnsi="Open Sans" w:cs="Open Sans"/>
          <w:b/>
          <w:bCs/>
          <w:sz w:val="18"/>
          <w:szCs w:val="18"/>
        </w:rPr>
        <w:t>процесса</w:t>
      </w:r>
      <w:r w:rsidRPr="00361A4A">
        <w:rPr>
          <w:rFonts w:ascii="Open Sans" w:hAnsi="Open Sans" w:cs="Open Sans"/>
          <w:b/>
          <w:bCs/>
          <w:sz w:val="18"/>
          <w:szCs w:val="18"/>
        </w:rPr>
        <w:t>: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843"/>
        <w:gridCol w:w="10486"/>
      </w:tblGrid>
      <w:tr w:rsidR="0064405F" w:rsidRPr="00361A4A" w14:paraId="195B22A2" w14:textId="77777777" w:rsidTr="002314A2">
        <w:trPr>
          <w:trHeight w:val="378"/>
        </w:trPr>
        <w:tc>
          <w:tcPr>
            <w:tcW w:w="2547" w:type="dxa"/>
            <w:vAlign w:val="center"/>
          </w:tcPr>
          <w:p w14:paraId="452B9D13" w14:textId="77777777" w:rsidR="0064405F" w:rsidRPr="00361A4A" w:rsidRDefault="0064405F" w:rsidP="009C1FC6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Шаг </w:t>
            </w:r>
          </w:p>
        </w:tc>
        <w:tc>
          <w:tcPr>
            <w:tcW w:w="1843" w:type="dxa"/>
            <w:vAlign w:val="center"/>
          </w:tcPr>
          <w:p w14:paraId="3535B7EC" w14:textId="77777777" w:rsidR="0064405F" w:rsidRPr="00361A4A" w:rsidRDefault="0064405F" w:rsidP="009C1FC6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Исполнитель</w:t>
            </w:r>
          </w:p>
        </w:tc>
        <w:tc>
          <w:tcPr>
            <w:tcW w:w="10486" w:type="dxa"/>
            <w:vAlign w:val="center"/>
          </w:tcPr>
          <w:p w14:paraId="68DDA04A" w14:textId="77777777" w:rsidR="0064405F" w:rsidRPr="00361A4A" w:rsidRDefault="0064405F" w:rsidP="009C1FC6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b/>
                <w:bCs/>
                <w:sz w:val="18"/>
                <w:szCs w:val="18"/>
              </w:rPr>
              <w:t>Описание основных действий, выполняемых на шаге</w:t>
            </w:r>
          </w:p>
        </w:tc>
      </w:tr>
      <w:tr w:rsidR="0064405F" w:rsidRPr="00361A4A" w14:paraId="2528C2EB" w14:textId="77777777" w:rsidTr="009C1FC6">
        <w:trPr>
          <w:trHeight w:val="132"/>
        </w:trPr>
        <w:tc>
          <w:tcPr>
            <w:tcW w:w="2547" w:type="dxa"/>
            <w:vAlign w:val="center"/>
          </w:tcPr>
          <w:p w14:paraId="584C5BF8" w14:textId="61D881DA" w:rsidR="0064405F" w:rsidRPr="00361A4A" w:rsidRDefault="0064405F" w:rsidP="000C2733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lastRenderedPageBreak/>
              <w:t>Шаг 1 «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 xml:space="preserve">Назначение Ответственного за управление </w:t>
            </w:r>
            <w:r w:rsidR="000C2733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-рисками в бизнес-процессе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»</w:t>
            </w:r>
          </w:p>
        </w:tc>
        <w:tc>
          <w:tcPr>
            <w:tcW w:w="1843" w:type="dxa"/>
            <w:vAlign w:val="center"/>
          </w:tcPr>
          <w:p w14:paraId="04711F00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>Владелец бизнес-процесса</w:t>
            </w:r>
          </w:p>
        </w:tc>
        <w:tc>
          <w:tcPr>
            <w:tcW w:w="10486" w:type="dxa"/>
            <w:vAlign w:val="center"/>
          </w:tcPr>
          <w:p w14:paraId="02BEF7AE" w14:textId="333D8B54" w:rsidR="0064405F" w:rsidRDefault="0064405F" w:rsidP="009C1FC6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Владелец бизнес-процесса проводит </w:t>
            </w:r>
            <w:r w:rsidR="00A966E1">
              <w:rPr>
                <w:rFonts w:ascii="Open Sans" w:hAnsi="Open Sans" w:cs="Open Sans"/>
                <w:sz w:val="18"/>
                <w:szCs w:val="18"/>
              </w:rPr>
              <w:t xml:space="preserve">первичный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анализ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бизнес-процесса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в рамках своей зоны ответственности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и 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 xml:space="preserve">может назначить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одного либо несколько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 xml:space="preserve">Ответственных за управление </w:t>
            </w:r>
            <w:r w:rsidR="000C2733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-рисками в бизнес-процессе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в зависимости от потребности (например, в зависимости от объема анализируемого бизнес-процесса, рабочей загрузки и компетенций выбранных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Ответственных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и т.п.</w:t>
            </w:r>
            <w:r w:rsidR="00265A56">
              <w:rPr>
                <w:rFonts w:ascii="Open Sans" w:hAnsi="Open Sans" w:cs="Open Sans"/>
                <w:sz w:val="18"/>
                <w:szCs w:val="18"/>
              </w:rPr>
              <w:t>)</w:t>
            </w:r>
            <w:r w:rsidR="00265A56" w:rsidRPr="00361A4A">
              <w:rPr>
                <w:rFonts w:ascii="Open Sans" w:hAnsi="Open Sans" w:cs="Open Sans"/>
                <w:sz w:val="18"/>
                <w:szCs w:val="18"/>
              </w:rPr>
              <w:t>,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тем самым делегируя свою функцию по ведению </w:t>
            </w:r>
            <w:r w:rsidR="00307BC3" w:rsidRPr="00307BC3">
              <w:rPr>
                <w:rFonts w:ascii="Open Sans" w:hAnsi="Open Sans" w:cs="Open Sans"/>
                <w:sz w:val="18"/>
                <w:szCs w:val="18"/>
              </w:rPr>
              <w:t>реестра рисков конфликтов полномочий и технических правил разделения полномочий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и участию в процессах </w:t>
            </w:r>
            <w:r w:rsidR="000C2733">
              <w:rPr>
                <w:rFonts w:ascii="Open Sans" w:hAnsi="Open Sans" w:cs="Open Sans"/>
                <w:bCs/>
                <w:sz w:val="18"/>
                <w:szCs w:val="18"/>
              </w:rPr>
              <w:t>по контролю</w:t>
            </w:r>
            <w:r w:rsidR="000C2733" w:rsidRPr="00204449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="000C2733">
              <w:rPr>
                <w:rFonts w:ascii="Open Sans" w:hAnsi="Open Sans" w:cs="Open Sans"/>
                <w:bCs/>
                <w:sz w:val="18"/>
                <w:szCs w:val="18"/>
              </w:rPr>
              <w:t>SoD</w:t>
            </w:r>
            <w:r w:rsidR="000C2733" w:rsidRPr="00204449">
              <w:rPr>
                <w:rFonts w:ascii="Open Sans" w:hAnsi="Open Sans" w:cs="Open Sans"/>
                <w:bCs/>
                <w:sz w:val="18"/>
                <w:szCs w:val="18"/>
              </w:rPr>
              <w:t>-</w:t>
            </w:r>
            <w:r w:rsidR="000C2733">
              <w:rPr>
                <w:rFonts w:ascii="Open Sans" w:hAnsi="Open Sans" w:cs="Open Sans"/>
                <w:bCs/>
                <w:sz w:val="18"/>
                <w:szCs w:val="18"/>
              </w:rPr>
              <w:t>рисков на уровне ролей и пользователей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. </w:t>
            </w:r>
            <w:r w:rsidR="00324D70">
              <w:rPr>
                <w:rFonts w:ascii="Open Sans" w:hAnsi="Open Sans" w:cs="Open Sans"/>
                <w:bCs/>
                <w:sz w:val="18"/>
                <w:szCs w:val="18"/>
              </w:rPr>
              <w:t xml:space="preserve">При этом ответственность за полноту и корректность </w:t>
            </w:r>
            <w:r w:rsidR="008120D9">
              <w:rPr>
                <w:rFonts w:ascii="Open Sans" w:hAnsi="Open Sans" w:cs="Open Sans"/>
                <w:bCs/>
                <w:sz w:val="18"/>
                <w:szCs w:val="18"/>
              </w:rPr>
              <w:t>реестра рисков конфликтов полномочий и технических правил разделения полномочий</w:t>
            </w:r>
            <w:r w:rsidR="00324D70">
              <w:rPr>
                <w:rFonts w:ascii="Open Sans" w:hAnsi="Open Sans" w:cs="Open Sans"/>
                <w:bCs/>
                <w:sz w:val="18"/>
                <w:szCs w:val="18"/>
              </w:rPr>
              <w:t>, а также за реализацию рисков конфликтов полномочий несет Владелец бизнес-процесса.</w:t>
            </w:r>
            <w:r w:rsidR="00324D70" w:rsidRPr="00742D05">
              <w:rPr>
                <w:rFonts w:ascii="Open Sans" w:hAnsi="Open Sans" w:cs="Open Sans"/>
                <w:bCs/>
                <w:sz w:val="18"/>
                <w:szCs w:val="18"/>
              </w:rPr>
              <w:br w:type="page"/>
            </w:r>
          </w:p>
          <w:p w14:paraId="733075EC" w14:textId="1FB38DA5" w:rsidR="0064405F" w:rsidRPr="00111BEA" w:rsidRDefault="0064405F" w:rsidP="00A01AE4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2A6427">
              <w:rPr>
                <w:rFonts w:ascii="Open Sans" w:hAnsi="Open Sans" w:cs="Open Sans"/>
                <w:sz w:val="18"/>
                <w:szCs w:val="18"/>
              </w:rPr>
              <w:t xml:space="preserve">Назначение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фиксируется </w:t>
            </w:r>
            <w:r w:rsidRPr="002A6427">
              <w:rPr>
                <w:rFonts w:ascii="Open Sans" w:hAnsi="Open Sans" w:cs="Open Sans"/>
                <w:sz w:val="18"/>
                <w:szCs w:val="18"/>
              </w:rPr>
              <w:t xml:space="preserve">электронным письмом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 Владельца бизнес-процесса </w:t>
            </w:r>
            <w:r w:rsidRPr="002A6427">
              <w:rPr>
                <w:rFonts w:ascii="Open Sans" w:hAnsi="Open Sans" w:cs="Open Sans"/>
                <w:sz w:val="18"/>
                <w:szCs w:val="18"/>
              </w:rPr>
              <w:t xml:space="preserve">в адрес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выбранного/ых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Ответственного</w:t>
            </w:r>
            <w:r w:rsidRPr="002A6427">
              <w:rPr>
                <w:rFonts w:ascii="Open Sans" w:hAnsi="Open Sans" w:cs="Open Sans"/>
                <w:sz w:val="18"/>
                <w:szCs w:val="18"/>
              </w:rPr>
              <w:t>/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 xml:space="preserve">ых за управление </w:t>
            </w:r>
            <w:r w:rsidR="000C2733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-рисками в бизнес-процессе.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 xml:space="preserve"> П</w:t>
            </w:r>
            <w:r w:rsidR="00111BEA">
              <w:rPr>
                <w:rFonts w:ascii="Open Sans" w:hAnsi="Open Sans" w:cs="Open Sans"/>
                <w:sz w:val="18"/>
                <w:szCs w:val="18"/>
              </w:rPr>
              <w:t xml:space="preserve">ри отсутствии назначения Ответственным за управление </w:t>
            </w:r>
            <w:r w:rsidR="00111BEA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111BEA" w:rsidRPr="00111BEA">
              <w:rPr>
                <w:rFonts w:ascii="Open Sans" w:hAnsi="Open Sans" w:cs="Open Sans"/>
                <w:sz w:val="18"/>
                <w:szCs w:val="18"/>
              </w:rPr>
              <w:t>-</w:t>
            </w:r>
            <w:r w:rsidR="00111BEA">
              <w:rPr>
                <w:rFonts w:ascii="Open Sans" w:hAnsi="Open Sans" w:cs="Open Sans"/>
                <w:sz w:val="18"/>
                <w:szCs w:val="18"/>
              </w:rPr>
              <w:t>рисками в бизнес-процессе является сам Владелец бизнес-процесса.</w:t>
            </w:r>
          </w:p>
        </w:tc>
      </w:tr>
      <w:tr w:rsidR="0064405F" w:rsidRPr="00361A4A" w14:paraId="4663E01C" w14:textId="77777777" w:rsidTr="000C2733">
        <w:trPr>
          <w:trHeight w:val="1550"/>
        </w:trPr>
        <w:tc>
          <w:tcPr>
            <w:tcW w:w="2547" w:type="dxa"/>
            <w:vAlign w:val="center"/>
          </w:tcPr>
          <w:p w14:paraId="27CA763B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>Шаг 2 «</w:t>
            </w:r>
            <w:r>
              <w:rPr>
                <w:rFonts w:ascii="Open Sans" w:hAnsi="Open Sans" w:cs="Open Sans"/>
                <w:sz w:val="18"/>
                <w:szCs w:val="18"/>
              </w:rPr>
              <w:t>Идентификация, о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писание и оценка рисков конфликтов полномочий»</w:t>
            </w:r>
          </w:p>
        </w:tc>
        <w:tc>
          <w:tcPr>
            <w:tcW w:w="1843" w:type="dxa"/>
            <w:vAlign w:val="center"/>
          </w:tcPr>
          <w:p w14:paraId="1D268C81" w14:textId="393B6BA3" w:rsidR="0064405F" w:rsidRPr="00361A4A" w:rsidRDefault="000C2733" w:rsidP="000C2733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0C2733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рисками в бизнес-процессе</w:t>
            </w:r>
          </w:p>
        </w:tc>
        <w:tc>
          <w:tcPr>
            <w:tcW w:w="10486" w:type="dxa"/>
            <w:vAlign w:val="center"/>
          </w:tcPr>
          <w:p w14:paraId="75FBB775" w14:textId="77777777" w:rsidR="00E14F3F" w:rsidRDefault="000C2733" w:rsidP="009C1FC6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C2733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 w:rsidRPr="000C2733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0C2733">
              <w:rPr>
                <w:rFonts w:ascii="Open Sans" w:hAnsi="Open Sans" w:cs="Open Sans"/>
                <w:sz w:val="18"/>
                <w:szCs w:val="18"/>
              </w:rPr>
              <w:t>-рисками в бизнес-процессе</w:t>
            </w:r>
            <w:r w:rsidRPr="000C2733" w:rsidDel="000C273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>проводит анализ бизнес-процесса и идентифицирует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>/ актуализирует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 xml:space="preserve"> риски конфликтов полномочий в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рамках своей зоны ответственности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 xml:space="preserve">. Далее </w:t>
            </w:r>
            <w:r w:rsidRPr="000C2733"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  <w:r w:rsidRPr="000C2733" w:rsidDel="000C273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разрабатывает реестр 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>рисков конфликтов полномочий,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оформля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>я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64405F">
              <w:rPr>
                <w:rFonts w:ascii="Open Sans" w:hAnsi="Open Sans" w:cs="Open Sans"/>
                <w:sz w:val="18"/>
                <w:szCs w:val="18"/>
              </w:rPr>
              <w:t>выявленные риски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в соответствии с шаблоном, представленным в </w:t>
            </w:r>
            <w:r w:rsidR="00E14F3F">
              <w:rPr>
                <w:rFonts w:ascii="Open Sans" w:hAnsi="Open Sans" w:cs="Open Sans"/>
                <w:bCs/>
                <w:sz w:val="18"/>
                <w:szCs w:val="18"/>
              </w:rPr>
              <w:t>Методике по управлению рисками конфликтов полномочий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. </w:t>
            </w:r>
          </w:p>
          <w:p w14:paraId="5C12556B" w14:textId="7F9799FF" w:rsidR="0064405F" w:rsidRPr="002A6427" w:rsidRDefault="0064405F" w:rsidP="009C1FC6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При необходимости </w:t>
            </w:r>
            <w:r w:rsidR="000C2733" w:rsidRPr="000C2733"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  <w:r w:rsidR="000C2733" w:rsidRPr="000C2733" w:rsidDel="000C273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может обратиться в Центр экспертизы SoD в </w:t>
            </w:r>
            <w:r>
              <w:rPr>
                <w:rFonts w:ascii="Open Sans" w:hAnsi="Open Sans" w:cs="Open Sans"/>
                <w:sz w:val="18"/>
                <w:szCs w:val="18"/>
              </w:rPr>
              <w:t>активах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за консультацией по методологическим аспектам управления разделением полномочий.</w:t>
            </w:r>
          </w:p>
        </w:tc>
      </w:tr>
      <w:tr w:rsidR="0064405F" w:rsidRPr="00361A4A" w14:paraId="6D6434A2" w14:textId="77777777" w:rsidTr="009C1FC6">
        <w:trPr>
          <w:trHeight w:val="567"/>
        </w:trPr>
        <w:tc>
          <w:tcPr>
            <w:tcW w:w="2547" w:type="dxa"/>
            <w:vAlign w:val="center"/>
          </w:tcPr>
          <w:p w14:paraId="00995DC7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>Шаг 3 «</w:t>
            </w:r>
            <w:r>
              <w:rPr>
                <w:rFonts w:ascii="Open Sans" w:hAnsi="Open Sans" w:cs="Open Sans"/>
                <w:sz w:val="18"/>
                <w:szCs w:val="18"/>
              </w:rPr>
              <w:t>Консультирование по методологии управления разделением полномочий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»</w:t>
            </w:r>
          </w:p>
        </w:tc>
        <w:tc>
          <w:tcPr>
            <w:tcW w:w="1843" w:type="dxa"/>
            <w:vAlign w:val="center"/>
          </w:tcPr>
          <w:p w14:paraId="16AF5956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Центр экспертизы SoD в </w:t>
            </w:r>
            <w:r>
              <w:rPr>
                <w:rFonts w:ascii="Open Sans" w:hAnsi="Open Sans" w:cs="Open Sans"/>
                <w:sz w:val="18"/>
                <w:szCs w:val="18"/>
              </w:rPr>
              <w:t>активах</w:t>
            </w:r>
          </w:p>
        </w:tc>
        <w:tc>
          <w:tcPr>
            <w:tcW w:w="10486" w:type="dxa"/>
            <w:vAlign w:val="center"/>
          </w:tcPr>
          <w:p w14:paraId="6002FB01" w14:textId="5C027A2B" w:rsidR="0064405F" w:rsidRPr="00361A4A" w:rsidRDefault="0064405F" w:rsidP="009C1FC6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Сотрудники Центра экспертизы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в активах оказывают консультационную поддержку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Ответственному</w:t>
            </w:r>
            <w:r w:rsidR="000C2733" w:rsidRPr="000C2733">
              <w:rPr>
                <w:rFonts w:ascii="Open Sans" w:hAnsi="Open Sans" w:cs="Open Sans"/>
                <w:sz w:val="18"/>
                <w:szCs w:val="18"/>
              </w:rPr>
              <w:t xml:space="preserve"> за управление SoD-рисками в бизнес-процессе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по методологическим аспектам работы с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</w:rPr>
              <w:t>-рисками при необходимости.</w:t>
            </w:r>
          </w:p>
        </w:tc>
      </w:tr>
      <w:tr w:rsidR="0064405F" w:rsidRPr="00361A4A" w14:paraId="60268078" w14:textId="77777777" w:rsidTr="009C1FC6">
        <w:trPr>
          <w:trHeight w:val="878"/>
        </w:trPr>
        <w:tc>
          <w:tcPr>
            <w:tcW w:w="2547" w:type="dxa"/>
            <w:vAlign w:val="center"/>
          </w:tcPr>
          <w:p w14:paraId="7CC35F2D" w14:textId="1B766A5F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Шаг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4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«Формирование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/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обновление технических правил разделения полномочий»</w:t>
            </w:r>
          </w:p>
        </w:tc>
        <w:tc>
          <w:tcPr>
            <w:tcW w:w="1843" w:type="dxa"/>
            <w:vAlign w:val="center"/>
          </w:tcPr>
          <w:p w14:paraId="6E272E11" w14:textId="7C9F40AA" w:rsidR="0064405F" w:rsidRPr="00361A4A" w:rsidRDefault="000C2733" w:rsidP="009C1FC6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0C2733"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486" w:type="dxa"/>
            <w:vAlign w:val="center"/>
          </w:tcPr>
          <w:p w14:paraId="23A43DCB" w14:textId="3E447D8D" w:rsidR="0064405F" w:rsidRDefault="001F4CFA" w:rsidP="00660627">
            <w:pPr>
              <w:spacing w:after="120"/>
              <w:ind w:left="0"/>
              <w:rPr>
                <w:ins w:id="45" w:author="Kanashina, Aleksandra" w:date="2026-06-10T14:31:00Z"/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В случае, если </w:t>
            </w:r>
            <w:r w:rsidR="000C2733" w:rsidRPr="000C2733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выявил в бизнес-процессе в зоне своей ответственности </w:t>
            </w:r>
            <w:r w:rsidR="005E7BB4" w:rsidRPr="005E7BB4">
              <w:rPr>
                <w:rFonts w:ascii="Open Sans" w:hAnsi="Open Sans" w:cs="Open Sans"/>
                <w:sz w:val="18"/>
                <w:szCs w:val="18"/>
              </w:rPr>
              <w:t>риск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конфликтов полномочий,</w:t>
            </w:r>
            <w:r w:rsidR="00660627">
              <w:rPr>
                <w:rFonts w:ascii="Open Sans" w:hAnsi="Open Sans" w:cs="Open Sans"/>
                <w:sz w:val="18"/>
                <w:szCs w:val="18"/>
              </w:rPr>
              <w:t xml:space="preserve"> подлежащий дальнейшему документированию и контролю,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то далее он 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>детализирует реестр рисков конфликтов полномочий (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 xml:space="preserve">столбцы с 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>групп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>ами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полномочий) до уровня объектов доступа </w:t>
            </w:r>
            <w:r w:rsidR="00A01AE4">
              <w:rPr>
                <w:rFonts w:ascii="Open Sans" w:hAnsi="Open Sans" w:cs="Open Sans"/>
                <w:sz w:val="18"/>
                <w:szCs w:val="18"/>
              </w:rPr>
              <w:t>ИС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и оформляет технические правила разделения полномочий в соответствии с шаблоном, представленным </w:t>
            </w:r>
            <w:r w:rsidR="00E14F3F" w:rsidRPr="00361A4A">
              <w:rPr>
                <w:rFonts w:ascii="Open Sans" w:hAnsi="Open Sans" w:cs="Open Sans"/>
                <w:sz w:val="18"/>
                <w:szCs w:val="18"/>
              </w:rPr>
              <w:t xml:space="preserve">в </w:t>
            </w:r>
            <w:r w:rsidR="00E14F3F">
              <w:rPr>
                <w:rFonts w:ascii="Open Sans" w:hAnsi="Open Sans" w:cs="Open Sans"/>
                <w:bCs/>
                <w:sz w:val="18"/>
                <w:szCs w:val="18"/>
              </w:rPr>
              <w:t>Методике по управлению рисками конфликтов полномочий</w:t>
            </w:r>
            <w:r w:rsidR="00E14F3F" w:rsidRPr="00361A4A">
              <w:rPr>
                <w:rFonts w:ascii="Open Sans" w:hAnsi="Open Sans" w:cs="Open Sans"/>
                <w:sz w:val="18"/>
                <w:szCs w:val="18"/>
              </w:rPr>
              <w:t>.</w:t>
            </w:r>
            <w:r w:rsidR="0064405F" w:rsidRPr="00361A4A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  <w:p w14:paraId="77BE71F3" w14:textId="5E2B7EA7" w:rsidR="009143D1" w:rsidRPr="009143D1" w:rsidRDefault="009143D1" w:rsidP="00AD3E5A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ins w:id="46" w:author="Kanashina, Aleksandra" w:date="2026-06-10T14:31:00Z">
              <w:r>
                <w:rPr>
                  <w:rFonts w:ascii="Open Sans" w:hAnsi="Open Sans" w:cs="Open Sans"/>
                  <w:sz w:val="18"/>
                  <w:szCs w:val="18"/>
                </w:rPr>
                <w:t>Ответственный</w:t>
              </w:r>
            </w:ins>
            <w:ins w:id="47" w:author="Kanashina, Aleksandra" w:date="2026-06-10T14:34:00Z">
              <w:r>
                <w:rPr>
                  <w:rFonts w:ascii="Open Sans" w:hAnsi="Open Sans" w:cs="Open Sans"/>
                  <w:sz w:val="18"/>
                  <w:szCs w:val="18"/>
                </w:rPr>
                <w:t xml:space="preserve"> за управление </w:t>
              </w:r>
              <w:r>
                <w:rPr>
                  <w:rFonts w:ascii="Open Sans" w:hAnsi="Open Sans" w:cs="Open Sans"/>
                  <w:sz w:val="18"/>
                  <w:szCs w:val="18"/>
                  <w:lang w:val="en-US"/>
                </w:rPr>
                <w:t>SoD</w:t>
              </w:r>
              <w:r>
                <w:rPr>
                  <w:rFonts w:ascii="Open Sans" w:hAnsi="Open Sans" w:cs="Open Sans"/>
                  <w:sz w:val="18"/>
                  <w:szCs w:val="18"/>
                </w:rPr>
                <w:t>-рисками направляет по электронной почте группе Специалистов по правам доступа</w:t>
              </w:r>
            </w:ins>
            <w:ins w:id="48" w:author="Kanashina, Aleksandra" w:date="2026-06-10T16:16:00Z">
              <w:r w:rsidR="00A01AE4">
                <w:rPr>
                  <w:rFonts w:ascii="Open Sans" w:hAnsi="Open Sans" w:cs="Open Sans"/>
                  <w:sz w:val="18"/>
                  <w:szCs w:val="18"/>
                </w:rPr>
                <w:t xml:space="preserve"> для внесения в систему</w:t>
              </w:r>
            </w:ins>
            <w:ins w:id="49" w:author="Kanashina, Aleksandra" w:date="2026-06-22T09:31:00Z">
              <w:r w:rsidR="00AD3E5A">
                <w:rPr>
                  <w:rFonts w:ascii="Open Sans" w:hAnsi="Open Sans" w:cs="Open Sans"/>
                  <w:sz w:val="18"/>
                  <w:szCs w:val="18"/>
                </w:rPr>
                <w:t xml:space="preserve"> сформированные реестр рисков конфликтов полномочий и </w:t>
              </w:r>
              <w:proofErr w:type="gramStart"/>
              <w:r w:rsidR="00AD3E5A">
                <w:rPr>
                  <w:rFonts w:ascii="Open Sans" w:hAnsi="Open Sans" w:cs="Open Sans"/>
                  <w:sz w:val="18"/>
                  <w:szCs w:val="18"/>
                </w:rPr>
                <w:t>технические правила разделения полномочий с указанием</w:t>
              </w:r>
              <w:proofErr w:type="gramEnd"/>
              <w:r w:rsidR="00AD3E5A">
                <w:rPr>
                  <w:rFonts w:ascii="Open Sans" w:hAnsi="Open Sans" w:cs="Open Sans"/>
                  <w:sz w:val="18"/>
                  <w:szCs w:val="18"/>
                </w:rPr>
                <w:t xml:space="preserve"> требуемых дей</w:t>
              </w:r>
            </w:ins>
            <w:ins w:id="50" w:author="Kanashina, Aleksandra" w:date="2026-06-22T09:32:00Z">
              <w:r w:rsidR="00AD3E5A">
                <w:rPr>
                  <w:rFonts w:ascii="Open Sans" w:hAnsi="Open Sans" w:cs="Open Sans"/>
                  <w:sz w:val="18"/>
                  <w:szCs w:val="18"/>
                </w:rPr>
                <w:t xml:space="preserve">ствия с </w:t>
              </w:r>
              <w:r w:rsidR="00AD3E5A">
                <w:rPr>
                  <w:rFonts w:ascii="Open Sans" w:hAnsi="Open Sans" w:cs="Open Sans"/>
                  <w:sz w:val="18"/>
                  <w:szCs w:val="18"/>
                  <w:lang w:val="en-US"/>
                </w:rPr>
                <w:t>SoD</w:t>
              </w:r>
              <w:r w:rsidR="00AD3E5A">
                <w:rPr>
                  <w:rFonts w:ascii="Open Sans" w:hAnsi="Open Sans" w:cs="Open Sans"/>
                  <w:sz w:val="18"/>
                  <w:szCs w:val="18"/>
                </w:rPr>
                <w:t>-рисками и правилами разделения полномочий (добавить/ удалить/ без изменений)</w:t>
              </w:r>
            </w:ins>
            <w:ins w:id="51" w:author="Kanashina, Aleksandra" w:date="2026-06-10T14:34:00Z">
              <w:r>
                <w:rPr>
                  <w:rFonts w:ascii="Open Sans" w:hAnsi="Open Sans" w:cs="Open Sans"/>
                  <w:sz w:val="18"/>
                  <w:szCs w:val="18"/>
                </w:rPr>
                <w:t>.</w:t>
              </w:r>
            </w:ins>
          </w:p>
        </w:tc>
      </w:tr>
      <w:tr w:rsidR="0064405F" w:rsidRPr="00361A4A" w14:paraId="6D5F9BAC" w14:textId="77777777" w:rsidTr="009C1FC6">
        <w:trPr>
          <w:trHeight w:val="315"/>
        </w:trPr>
        <w:tc>
          <w:tcPr>
            <w:tcW w:w="2547" w:type="dxa"/>
            <w:vAlign w:val="center"/>
          </w:tcPr>
          <w:p w14:paraId="401B6BE9" w14:textId="289BDF4F" w:rsidR="0064405F" w:rsidRPr="00361A4A" w:rsidRDefault="0064405F" w:rsidP="000C2733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Шаг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5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«Консультирование по настройке системы и объектам доступа»</w:t>
            </w:r>
          </w:p>
        </w:tc>
        <w:tc>
          <w:tcPr>
            <w:tcW w:w="1843" w:type="dxa"/>
            <w:vAlign w:val="center"/>
          </w:tcPr>
          <w:p w14:paraId="7707AE32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>Функциональн</w:t>
            </w:r>
            <w:r>
              <w:rPr>
                <w:rFonts w:ascii="Open Sans" w:hAnsi="Open Sans" w:cs="Open Sans"/>
                <w:sz w:val="18"/>
                <w:szCs w:val="18"/>
              </w:rPr>
              <w:t>ый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консультант ИС</w:t>
            </w:r>
          </w:p>
        </w:tc>
        <w:tc>
          <w:tcPr>
            <w:tcW w:w="10486" w:type="dxa"/>
            <w:vAlign w:val="center"/>
          </w:tcPr>
          <w:p w14:paraId="7CB2AB39" w14:textId="2FEE2983" w:rsidR="0064405F" w:rsidRPr="00361A4A" w:rsidRDefault="0064405F" w:rsidP="009C1FC6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При необходимости </w:t>
            </w:r>
            <w:r w:rsidR="00660627" w:rsidRPr="00660627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может обратиться к Функциональному консультанту ИС</w:t>
            </w:r>
            <w:r w:rsidR="003936CB">
              <w:rPr>
                <w:rFonts w:ascii="Open Sans" w:hAnsi="Open Sans" w:cs="Open Sans"/>
                <w:sz w:val="18"/>
                <w:szCs w:val="18"/>
              </w:rPr>
              <w:t xml:space="preserve"> для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уточнения по настройкам системы и объектам доступа, необходимым для формирования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/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обновления технических правил разделения полномочий.</w:t>
            </w:r>
          </w:p>
        </w:tc>
      </w:tr>
      <w:tr w:rsidR="0064405F" w:rsidRPr="00361A4A" w14:paraId="5318DD0F" w14:textId="77777777" w:rsidTr="00890675">
        <w:trPr>
          <w:trHeight w:val="1683"/>
        </w:trPr>
        <w:tc>
          <w:tcPr>
            <w:tcW w:w="2547" w:type="dxa"/>
            <w:vAlign w:val="center"/>
          </w:tcPr>
          <w:p w14:paraId="07E3F9F8" w14:textId="6B9C8265" w:rsidR="0064405F" w:rsidRPr="00361A4A" w:rsidRDefault="0064405F" w:rsidP="00AD3E5A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lastRenderedPageBreak/>
              <w:t xml:space="preserve">Шаг </w:t>
            </w:r>
            <w:r w:rsidR="000C2733">
              <w:rPr>
                <w:rFonts w:ascii="Open Sans" w:hAnsi="Open Sans" w:cs="Open Sans"/>
                <w:sz w:val="18"/>
                <w:szCs w:val="18"/>
              </w:rPr>
              <w:t>6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«Внесение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AD3E5A">
              <w:rPr>
                <w:rFonts w:ascii="Open Sans" w:hAnsi="Open Sans" w:cs="Open Sans"/>
                <w:sz w:val="18"/>
                <w:szCs w:val="18"/>
              </w:rPr>
              <w:t>реестра рисков конфликтов полномочий/ технических правил разделения полномочий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 в систем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>у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»</w:t>
            </w:r>
          </w:p>
        </w:tc>
        <w:tc>
          <w:tcPr>
            <w:tcW w:w="1843" w:type="dxa"/>
            <w:vAlign w:val="center"/>
          </w:tcPr>
          <w:p w14:paraId="4FF94289" w14:textId="77777777" w:rsidR="0064405F" w:rsidRPr="00361A4A" w:rsidRDefault="0064405F" w:rsidP="009C1FC6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>Специалист по правам доступа</w:t>
            </w:r>
          </w:p>
        </w:tc>
        <w:tc>
          <w:tcPr>
            <w:tcW w:w="10486" w:type="dxa"/>
            <w:vAlign w:val="center"/>
          </w:tcPr>
          <w:p w14:paraId="287A5863" w14:textId="32398661" w:rsidR="0064405F" w:rsidRDefault="0064405F" w:rsidP="009C1FC6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Специалист по правам доступа </w:t>
            </w:r>
            <w:r>
              <w:rPr>
                <w:rFonts w:ascii="Open Sans" w:hAnsi="Open Sans" w:cs="Open Sans"/>
                <w:sz w:val="18"/>
                <w:szCs w:val="18"/>
              </w:rPr>
              <w:t>вносит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/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актуализирует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реестр рисков конфликтов полномочий и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технические правила разделения полномочий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(для не ТОРГ систем и кросс-системных рисков между ТОРГ и не ТОРГ системами – матрицу конфликтов бизнес-ролей)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 xml:space="preserve">в соответствующей системе (для систем, подключенных к ТОРГ GRC AC, - в ТОРГ GRC AC, для систем, не подключенных к ТОРГ GRC AC, - в АСУД One Identity).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Кросс-системные риски между ТОРГ и не ТОРГ системами также ведутся в </w:t>
            </w:r>
            <w:r w:rsidRPr="00361A4A">
              <w:rPr>
                <w:rFonts w:ascii="Open Sans" w:hAnsi="Open Sans" w:cs="Open Sans"/>
                <w:sz w:val="18"/>
                <w:szCs w:val="18"/>
              </w:rPr>
              <w:t>АСУД One Identity</w:t>
            </w:r>
            <w:r w:rsidR="00265A56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14:paraId="789DA6E7" w14:textId="14461658" w:rsidR="0064405F" w:rsidRPr="00361A4A" w:rsidRDefault="00265A56" w:rsidP="00660627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При внесении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/ актуализации технических правил разделения полномочий для не ТОРГ систем и кросс-системных рисков между ТОРГ и не ТОРГ системами Специалист по правам доступа </w:t>
            </w:r>
            <w:r w:rsidR="001F4CFA">
              <w:rPr>
                <w:rFonts w:ascii="Open Sans" w:hAnsi="Open Sans" w:cs="Open Sans"/>
                <w:sz w:val="18"/>
                <w:szCs w:val="18"/>
              </w:rPr>
              <w:t>самостоятельно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разрабатывает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/ актуализирует матрицу конфликтов бизнес-ролей</w:t>
            </w:r>
            <w:r w:rsidR="001F4CFA">
              <w:rPr>
                <w:rFonts w:ascii="Open Sans" w:hAnsi="Open Sans" w:cs="Open Sans"/>
                <w:sz w:val="18"/>
                <w:szCs w:val="18"/>
              </w:rPr>
              <w:t xml:space="preserve"> на основании технических правил разделения полномочий, полученных от </w:t>
            </w:r>
            <w:r w:rsidR="00660627" w:rsidRPr="00660627">
              <w:rPr>
                <w:rFonts w:ascii="Open Sans" w:hAnsi="Open Sans" w:cs="Open Sans"/>
                <w:sz w:val="18"/>
                <w:szCs w:val="18"/>
              </w:rPr>
              <w:t>Ответственн</w:t>
            </w:r>
            <w:r w:rsidR="00660627">
              <w:rPr>
                <w:rFonts w:ascii="Open Sans" w:hAnsi="Open Sans" w:cs="Open Sans"/>
                <w:sz w:val="18"/>
                <w:szCs w:val="18"/>
              </w:rPr>
              <w:t>ого</w:t>
            </w:r>
            <w:r w:rsidR="00660627" w:rsidRPr="00660627">
              <w:rPr>
                <w:rFonts w:ascii="Open Sans" w:hAnsi="Open Sans" w:cs="Open Sans"/>
                <w:sz w:val="18"/>
                <w:szCs w:val="18"/>
              </w:rPr>
              <w:t xml:space="preserve"> за управление SoD-рисками в бизнес-процессе</w:t>
            </w:r>
            <w:r w:rsidR="001F4CFA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</w:tbl>
    <w:p w14:paraId="2DAD1DD6" w14:textId="55A421FF" w:rsidR="00890675" w:rsidRPr="003A5DBE" w:rsidRDefault="003A5DBE" w:rsidP="00C331B3">
      <w:pPr>
        <w:spacing w:before="120" w:after="0"/>
        <w:ind w:left="0"/>
        <w:rPr>
          <w:rFonts w:ascii="Open Sans" w:hAnsi="Open Sans" w:cs="Open Sans"/>
          <w:sz w:val="18"/>
          <w:szCs w:val="18"/>
        </w:rPr>
        <w:sectPr w:rsidR="00890675" w:rsidRPr="003A5DBE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  <w:r>
        <w:rPr>
          <w:rFonts w:ascii="Open Sans" w:hAnsi="Open Sans" w:cs="Open Sans"/>
          <w:sz w:val="18"/>
          <w:szCs w:val="18"/>
        </w:rPr>
        <w:t>*На развитие: П</w:t>
      </w:r>
      <w:r w:rsidR="00890675" w:rsidRPr="00361A4A">
        <w:rPr>
          <w:rFonts w:ascii="Open Sans" w:hAnsi="Open Sans" w:cs="Open Sans"/>
          <w:sz w:val="18"/>
          <w:szCs w:val="18"/>
        </w:rPr>
        <w:t>осле внесения технических правил разделения полномочий в соответствующую систему рекомендуе</w:t>
      </w:r>
      <w:r w:rsidR="00890675">
        <w:rPr>
          <w:rFonts w:ascii="Open Sans" w:hAnsi="Open Sans" w:cs="Open Sans"/>
          <w:sz w:val="18"/>
          <w:szCs w:val="18"/>
        </w:rPr>
        <w:t>тся</w:t>
      </w:r>
      <w:r w:rsidR="00890675" w:rsidRPr="00361A4A">
        <w:rPr>
          <w:rFonts w:ascii="Open Sans" w:hAnsi="Open Sans" w:cs="Open Sans"/>
          <w:sz w:val="18"/>
          <w:szCs w:val="18"/>
        </w:rPr>
        <w:t xml:space="preserve"> проводить тестирование внесенных изменений для своевременного выявления «ложных» конфликтов полномочий на уровне ролей и пользователей, связанных с отсутствием необходимой и корректной детализации рисков до уровня объектов полномочий. Например, при обновлении в технические правила была добавлена просмотровая транзакция</w:t>
      </w:r>
      <w:r w:rsidR="00395A59">
        <w:rPr>
          <w:rFonts w:ascii="Open Sans" w:hAnsi="Open Sans" w:cs="Open Sans"/>
          <w:sz w:val="18"/>
          <w:szCs w:val="18"/>
        </w:rPr>
        <w:t xml:space="preserve"> </w:t>
      </w:r>
      <w:r w:rsidR="00890675">
        <w:rPr>
          <w:rFonts w:ascii="Open Sans" w:hAnsi="Open Sans" w:cs="Open Sans"/>
          <w:sz w:val="18"/>
          <w:szCs w:val="18"/>
        </w:rPr>
        <w:t>/</w:t>
      </w:r>
      <w:r w:rsidR="00890675" w:rsidRPr="00361A4A">
        <w:rPr>
          <w:rFonts w:ascii="Open Sans" w:hAnsi="Open Sans" w:cs="Open Sans"/>
          <w:sz w:val="18"/>
          <w:szCs w:val="18"/>
        </w:rPr>
        <w:t xml:space="preserve"> не были внесены необходимые объекты доступа и т.п., что будет видно по итогам проведенного тестирования, так как резко вырастет количество конфликтов полномочий в ролях и у пользователей.</w:t>
      </w:r>
      <w:r>
        <w:rPr>
          <w:rFonts w:ascii="Open Sans" w:hAnsi="Open Sans" w:cs="Open Sans"/>
          <w:sz w:val="18"/>
          <w:szCs w:val="18"/>
        </w:rPr>
        <w:t xml:space="preserve"> На текущий момент данный функционал исключен из целевого процесса ввиду ограничений со стороны Заказчика и </w:t>
      </w:r>
      <w:r w:rsidR="00360B12">
        <w:rPr>
          <w:rFonts w:ascii="Open Sans" w:hAnsi="Open Sans" w:cs="Open Sans"/>
          <w:sz w:val="18"/>
          <w:szCs w:val="18"/>
        </w:rPr>
        <w:t>будет покрываться</w:t>
      </w:r>
      <w:r>
        <w:rPr>
          <w:rFonts w:ascii="Open Sans" w:hAnsi="Open Sans" w:cs="Open Sans"/>
          <w:sz w:val="18"/>
          <w:szCs w:val="18"/>
        </w:rPr>
        <w:t xml:space="preserve"> процессом </w:t>
      </w:r>
      <w:r w:rsidR="00360B12">
        <w:rPr>
          <w:rFonts w:ascii="Open Sans" w:hAnsi="Open Sans" w:cs="Open Sans"/>
          <w:sz w:val="18"/>
          <w:szCs w:val="18"/>
        </w:rPr>
        <w:t xml:space="preserve">постфактумной </w:t>
      </w:r>
      <w:r>
        <w:rPr>
          <w:rFonts w:ascii="Open Sans" w:hAnsi="Open Sans" w:cs="Open Sans"/>
          <w:sz w:val="18"/>
          <w:szCs w:val="18"/>
        </w:rPr>
        <w:t xml:space="preserve">актуализации </w:t>
      </w:r>
      <w:r w:rsidR="00307BC3">
        <w:rPr>
          <w:rFonts w:ascii="Open Sans" w:hAnsi="Open Sans" w:cs="Open Sans"/>
          <w:sz w:val="18"/>
          <w:szCs w:val="18"/>
        </w:rPr>
        <w:t>реестра рисков конфликтов полномочий и технических правил разделения полномочий</w:t>
      </w:r>
      <w:r>
        <w:rPr>
          <w:rFonts w:ascii="Open Sans" w:hAnsi="Open Sans" w:cs="Open Sans"/>
          <w:sz w:val="18"/>
          <w:szCs w:val="18"/>
        </w:rPr>
        <w:t xml:space="preserve"> в случаях, когда такая потребность будет выявляться.</w:t>
      </w:r>
    </w:p>
    <w:p w14:paraId="3FAE2564" w14:textId="7439F289" w:rsidR="00247EB9" w:rsidRDefault="00247EB9" w:rsidP="0036032A">
      <w:pPr>
        <w:pStyle w:val="1"/>
        <w:tabs>
          <w:tab w:val="clear" w:pos="360"/>
          <w:tab w:val="clear" w:pos="720"/>
          <w:tab w:val="num" w:pos="709"/>
        </w:tabs>
        <w:spacing w:after="240"/>
        <w:ind w:left="426" w:hanging="284"/>
      </w:pPr>
      <w:bookmarkStart w:id="52" w:name="_Toc233097776"/>
      <w:r w:rsidRPr="00247EB9">
        <w:lastRenderedPageBreak/>
        <w:t>Поддержание реестра рисков и технических правил р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E1A60A9" wp14:editId="04FB2D0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459647" cy="344805"/>
                <wp:effectExtent l="0" t="0" r="8255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6E909" id="Rectangle 88" o:spid="_x0000_s1026" style="position:absolute;margin-left:0;margin-top:-.05pt;width:744.85pt;height:27.1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" fillcolor="#92d050" stroked="f" strokeweight="2pt"/>
            </w:pict>
          </mc:Fallback>
        </mc:AlternateContent>
      </w:r>
      <w:r w:rsidRPr="00247EB9">
        <w:t>азделения полномочий в актуальном состоянии</w:t>
      </w:r>
      <w:bookmarkEnd w:id="52"/>
    </w:p>
    <w:p w14:paraId="78100E73" w14:textId="6A7A4FD9" w:rsidR="004D5FBC" w:rsidRDefault="00FA5B0C" w:rsidP="00B77787">
      <w:pPr>
        <w:spacing w:before="120" w:after="0"/>
        <w:ind w:left="0"/>
        <w:rPr>
          <w:ins w:id="53" w:author="Kanashina, Aleksandra" w:date="2026-06-22T15:34:00Z"/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 xml:space="preserve">Для поддержания актуальности реестра рисков конфликтов полномочий и технических правил разделения полномочий </w:t>
      </w:r>
      <w:r w:rsidR="00092F93">
        <w:rPr>
          <w:rFonts w:ascii="Open Sans" w:hAnsi="Open Sans" w:cs="Open Sans"/>
          <w:sz w:val="18"/>
          <w:szCs w:val="18"/>
        </w:rPr>
        <w:t xml:space="preserve">необходимо </w:t>
      </w:r>
      <w:r w:rsidR="00CB4271">
        <w:rPr>
          <w:rFonts w:ascii="Open Sans" w:hAnsi="Open Sans" w:cs="Open Sans"/>
          <w:sz w:val="18"/>
          <w:szCs w:val="18"/>
        </w:rPr>
        <w:t xml:space="preserve">в рамках процесса производства ИТ-решений </w:t>
      </w:r>
      <w:r w:rsidR="00092F93">
        <w:rPr>
          <w:rFonts w:ascii="Open Sans" w:hAnsi="Open Sans" w:cs="Open Sans"/>
          <w:sz w:val="18"/>
          <w:szCs w:val="18"/>
        </w:rPr>
        <w:t>анализировать влияние</w:t>
      </w:r>
      <w:r w:rsidR="00B77787">
        <w:rPr>
          <w:rFonts w:ascii="Open Sans" w:hAnsi="Open Sans" w:cs="Open Sans"/>
          <w:sz w:val="18"/>
          <w:szCs w:val="18"/>
        </w:rPr>
        <w:t xml:space="preserve"> </w:t>
      </w:r>
      <w:r w:rsidR="0036032A">
        <w:rPr>
          <w:rFonts w:ascii="Open Sans" w:hAnsi="Open Sans" w:cs="Open Sans"/>
          <w:sz w:val="18"/>
          <w:szCs w:val="18"/>
        </w:rPr>
        <w:t>каждого изменения</w:t>
      </w:r>
      <w:r w:rsidR="0096461F">
        <w:rPr>
          <w:rFonts w:ascii="Open Sans" w:hAnsi="Open Sans" w:cs="Open Sans"/>
          <w:sz w:val="18"/>
          <w:szCs w:val="18"/>
        </w:rPr>
        <w:t xml:space="preserve"> на </w:t>
      </w:r>
      <w:r w:rsidR="007A4286">
        <w:rPr>
          <w:rFonts w:ascii="Open Sans" w:hAnsi="Open Sans" w:cs="Open Sans"/>
          <w:sz w:val="18"/>
          <w:szCs w:val="18"/>
        </w:rPr>
        <w:t>реестр рисков конфликтов полномочий и технические правила разделения полномочий</w:t>
      </w:r>
      <w:r w:rsidR="00CB4271">
        <w:rPr>
          <w:rFonts w:ascii="Open Sans" w:hAnsi="Open Sans" w:cs="Open Sans"/>
          <w:sz w:val="18"/>
          <w:szCs w:val="18"/>
        </w:rPr>
        <w:t>, включая влияние внедряем</w:t>
      </w:r>
      <w:r w:rsidR="00754C04">
        <w:rPr>
          <w:rFonts w:ascii="Open Sans" w:hAnsi="Open Sans" w:cs="Open Sans"/>
          <w:sz w:val="18"/>
          <w:szCs w:val="18"/>
        </w:rPr>
        <w:t>ых ИС/ изменений</w:t>
      </w:r>
      <w:r w:rsidR="00CB4271">
        <w:rPr>
          <w:rFonts w:ascii="Open Sans" w:hAnsi="Open Sans" w:cs="Open Sans"/>
          <w:sz w:val="18"/>
          <w:szCs w:val="18"/>
        </w:rPr>
        <w:t xml:space="preserve"> ИС на бизнес-процесс</w:t>
      </w:r>
      <w:r w:rsidR="00815FEE">
        <w:rPr>
          <w:rFonts w:ascii="Open Sans" w:hAnsi="Open Sans" w:cs="Open Sans"/>
          <w:sz w:val="18"/>
          <w:szCs w:val="18"/>
        </w:rPr>
        <w:t>ы</w:t>
      </w:r>
      <w:r w:rsidR="00CB4271">
        <w:rPr>
          <w:rFonts w:ascii="Open Sans" w:hAnsi="Open Sans" w:cs="Open Sans"/>
          <w:sz w:val="18"/>
          <w:szCs w:val="18"/>
        </w:rPr>
        <w:t>, роли и транзакции</w:t>
      </w:r>
      <w:r w:rsidR="0036032A">
        <w:rPr>
          <w:rFonts w:ascii="Open Sans" w:hAnsi="Open Sans" w:cs="Open Sans"/>
          <w:sz w:val="18"/>
          <w:szCs w:val="18"/>
        </w:rPr>
        <w:t xml:space="preserve">. </w:t>
      </w:r>
      <w:r w:rsidR="0036032A" w:rsidRPr="00184B94">
        <w:rPr>
          <w:rFonts w:ascii="Open Sans" w:hAnsi="Open Sans" w:cs="Open Sans"/>
          <w:sz w:val="18"/>
          <w:szCs w:val="18"/>
        </w:rPr>
        <w:t xml:space="preserve">Рекомендации по интеграции процесса управления рисками конфликтов полномочий в процессы </w:t>
      </w:r>
      <w:r w:rsidR="0036032A" w:rsidRPr="00E36E03">
        <w:rPr>
          <w:rFonts w:ascii="Open Sans" w:hAnsi="Open Sans" w:cs="Open Sans"/>
          <w:sz w:val="18"/>
          <w:szCs w:val="18"/>
        </w:rPr>
        <w:t>производства ИТ-решений</w:t>
      </w:r>
      <w:r w:rsidR="0036032A" w:rsidRPr="00184B94">
        <w:rPr>
          <w:rFonts w:ascii="Open Sans" w:hAnsi="Open Sans" w:cs="Open Sans"/>
          <w:sz w:val="18"/>
          <w:szCs w:val="18"/>
        </w:rPr>
        <w:t xml:space="preserve"> </w:t>
      </w:r>
      <w:r w:rsidR="0036032A">
        <w:rPr>
          <w:rFonts w:ascii="Open Sans" w:hAnsi="Open Sans" w:cs="Open Sans"/>
          <w:sz w:val="18"/>
          <w:szCs w:val="18"/>
        </w:rPr>
        <w:t xml:space="preserve">при развитии ИС </w:t>
      </w:r>
      <w:r w:rsidR="0036032A" w:rsidRPr="00184B94">
        <w:rPr>
          <w:rFonts w:ascii="Open Sans" w:hAnsi="Open Sans" w:cs="Open Sans"/>
          <w:sz w:val="18"/>
          <w:szCs w:val="18"/>
        </w:rPr>
        <w:t>представлены в Приложении 2, блок 2.2.</w:t>
      </w:r>
      <w:r w:rsidR="004D5FBC">
        <w:rPr>
          <w:rFonts w:ascii="Open Sans" w:hAnsi="Open Sans" w:cs="Open Sans"/>
          <w:sz w:val="18"/>
          <w:szCs w:val="18"/>
        </w:rPr>
        <w:t xml:space="preserve"> </w:t>
      </w:r>
    </w:p>
    <w:p w14:paraId="71561DCF" w14:textId="153A7089" w:rsidR="00675F27" w:rsidRPr="004F4C97" w:rsidRDefault="00675F27" w:rsidP="00B77787">
      <w:pPr>
        <w:spacing w:before="120" w:after="0"/>
        <w:ind w:left="0"/>
        <w:rPr>
          <w:rFonts w:ascii="Open Sans" w:hAnsi="Open Sans" w:cs="Open Sans"/>
          <w:sz w:val="18"/>
          <w:szCs w:val="18"/>
        </w:rPr>
      </w:pPr>
      <w:ins w:id="54" w:author="Kanashina, Aleksandra" w:date="2026-06-22T15:34:00Z">
        <w:r>
          <w:rPr>
            <w:rFonts w:ascii="Open Sans" w:hAnsi="Open Sans" w:cs="Open Sans"/>
            <w:sz w:val="18"/>
            <w:szCs w:val="18"/>
          </w:rPr>
          <w:t xml:space="preserve">Также для поддержания актуальности реестра рисков конфликтов полномочий и технических правил разделения полномочий необходимо зафиксировать </w:t>
        </w:r>
      </w:ins>
      <w:ins w:id="55" w:author="Kanashina, Aleksandra" w:date="2026-06-22T15:36:00Z">
        <w:r>
          <w:rPr>
            <w:rFonts w:ascii="Open Sans" w:hAnsi="Open Sans" w:cs="Open Sans"/>
            <w:sz w:val="18"/>
            <w:szCs w:val="18"/>
          </w:rPr>
          <w:t>в</w:t>
        </w:r>
      </w:ins>
      <w:ins w:id="56" w:author="Kanashina, Aleksandra" w:date="2026-06-22T15:37:00Z">
        <w:r>
          <w:rPr>
            <w:rFonts w:ascii="Open Sans" w:hAnsi="Open Sans" w:cs="Open Sans"/>
            <w:sz w:val="18"/>
            <w:szCs w:val="18"/>
          </w:rPr>
          <w:t xml:space="preserve"> </w:t>
        </w:r>
      </w:ins>
      <w:ins w:id="57" w:author="Kanashina, Aleksandra" w:date="2026-06-22T15:46:00Z">
        <w:r w:rsidR="00E101A7">
          <w:rPr>
            <w:rFonts w:ascii="Open Sans" w:hAnsi="Open Sans" w:cs="Open Sans"/>
            <w:sz w:val="18"/>
            <w:szCs w:val="18"/>
          </w:rPr>
          <w:t>Порядке по управлению рисками конфликтов полномочий</w:t>
        </w:r>
      </w:ins>
      <w:ins w:id="58" w:author="Kanashina, Aleksandra" w:date="2026-06-22T15:37:00Z">
        <w:r>
          <w:rPr>
            <w:rFonts w:ascii="Open Sans" w:hAnsi="Open Sans" w:cs="Open Sans"/>
            <w:sz w:val="18"/>
            <w:szCs w:val="18"/>
          </w:rPr>
          <w:t xml:space="preserve"> </w:t>
        </w:r>
      </w:ins>
      <w:ins w:id="59" w:author="Kanashina, Aleksandra" w:date="2026-06-22T15:34:00Z">
        <w:r>
          <w:rPr>
            <w:rFonts w:ascii="Open Sans" w:hAnsi="Open Sans" w:cs="Open Sans"/>
            <w:sz w:val="18"/>
            <w:szCs w:val="18"/>
          </w:rPr>
          <w:t>ответ</w:t>
        </w:r>
      </w:ins>
      <w:ins w:id="60" w:author="Kanashina, Aleksandra" w:date="2026-06-22T15:35:00Z">
        <w:r>
          <w:rPr>
            <w:rFonts w:ascii="Open Sans" w:hAnsi="Open Sans" w:cs="Open Sans"/>
            <w:sz w:val="18"/>
            <w:szCs w:val="18"/>
          </w:rPr>
          <w:t xml:space="preserve">ственность Инициатора заявки на создание / изменение ролей для не ТОРГ систем </w:t>
        </w:r>
      </w:ins>
      <w:ins w:id="61" w:author="Kanashina, Aleksandra" w:date="2026-06-22T15:37:00Z">
        <w:r>
          <w:rPr>
            <w:rFonts w:ascii="Open Sans" w:hAnsi="Open Sans" w:cs="Open Sans"/>
            <w:sz w:val="18"/>
            <w:szCs w:val="18"/>
          </w:rPr>
          <w:t>по проведению</w:t>
        </w:r>
      </w:ins>
      <w:ins w:id="62" w:author="Kanashina, Aleksandra" w:date="2026-06-22T15:35:00Z">
        <w:r>
          <w:rPr>
            <w:rFonts w:ascii="Open Sans" w:hAnsi="Open Sans" w:cs="Open Sans"/>
            <w:sz w:val="18"/>
            <w:szCs w:val="18"/>
          </w:rPr>
          <w:t xml:space="preserve"> анализ</w:t>
        </w:r>
      </w:ins>
      <w:ins w:id="63" w:author="Kanashina, Aleksandra" w:date="2026-06-22T15:37:00Z">
        <w:r>
          <w:rPr>
            <w:rFonts w:ascii="Open Sans" w:hAnsi="Open Sans" w:cs="Open Sans"/>
            <w:sz w:val="18"/>
            <w:szCs w:val="18"/>
          </w:rPr>
          <w:t>а</w:t>
        </w:r>
      </w:ins>
      <w:ins w:id="64" w:author="Kanashina, Aleksandra" w:date="2026-06-22T15:35:00Z">
        <w:r>
          <w:rPr>
            <w:rFonts w:ascii="Open Sans" w:hAnsi="Open Sans" w:cs="Open Sans"/>
            <w:sz w:val="18"/>
            <w:szCs w:val="18"/>
          </w:rPr>
          <w:t xml:space="preserve"> влияния новой / изменяемой роли на </w:t>
        </w:r>
      </w:ins>
      <w:ins w:id="65" w:author="Kanashina, Aleksandra" w:date="2026-06-22T15:36:00Z">
        <w:r>
          <w:rPr>
            <w:rFonts w:ascii="Open Sans" w:hAnsi="Open Sans" w:cs="Open Sans"/>
            <w:sz w:val="18"/>
            <w:szCs w:val="18"/>
          </w:rPr>
          <w:t>реестр рисков конфликтов полномочий и технические правила разделения полномочий</w:t>
        </w:r>
      </w:ins>
      <w:ins w:id="66" w:author="Kanashina, Aleksandra" w:date="2026-06-22T15:37:00Z">
        <w:r w:rsidR="004F4C97">
          <w:rPr>
            <w:rFonts w:ascii="Open Sans" w:hAnsi="Open Sans" w:cs="Open Sans"/>
            <w:sz w:val="18"/>
            <w:szCs w:val="18"/>
          </w:rPr>
          <w:t>. Инициатор заявки на создание / изменение роли может обратиться</w:t>
        </w:r>
      </w:ins>
      <w:ins w:id="67" w:author="Kanashina, Aleksandra" w:date="2026-06-22T15:40:00Z">
        <w:r w:rsidR="004F4C97">
          <w:rPr>
            <w:rFonts w:ascii="Open Sans" w:hAnsi="Open Sans" w:cs="Open Sans"/>
            <w:sz w:val="18"/>
            <w:szCs w:val="18"/>
          </w:rPr>
          <w:t xml:space="preserve"> </w:t>
        </w:r>
      </w:ins>
      <w:ins w:id="68" w:author="Kanashina, Aleksandra" w:date="2026-06-22T15:37:00Z">
        <w:r w:rsidR="004F4C97">
          <w:rPr>
            <w:rFonts w:ascii="Open Sans" w:hAnsi="Open Sans" w:cs="Open Sans"/>
            <w:sz w:val="18"/>
            <w:szCs w:val="18"/>
          </w:rPr>
          <w:t xml:space="preserve">к Владельцу бизнес-процесса / Ответственному за управление </w:t>
        </w:r>
        <w:r w:rsidR="004F4C97">
          <w:rPr>
            <w:rFonts w:ascii="Open Sans" w:hAnsi="Open Sans" w:cs="Open Sans"/>
            <w:sz w:val="18"/>
            <w:szCs w:val="18"/>
            <w:lang w:val="en-US"/>
          </w:rPr>
          <w:t>SoD</w:t>
        </w:r>
      </w:ins>
      <w:ins w:id="69" w:author="Kanashina, Aleksandra" w:date="2026-06-22T15:38:00Z">
        <w:r w:rsidR="004F4C97" w:rsidRPr="004F4C97">
          <w:rPr>
            <w:rFonts w:ascii="Open Sans" w:hAnsi="Open Sans" w:cs="Open Sans"/>
            <w:sz w:val="18"/>
            <w:szCs w:val="18"/>
          </w:rPr>
          <w:t>-</w:t>
        </w:r>
        <w:r w:rsidR="004F4C97">
          <w:rPr>
            <w:rFonts w:ascii="Open Sans" w:hAnsi="Open Sans" w:cs="Open Sans"/>
            <w:sz w:val="18"/>
            <w:szCs w:val="18"/>
          </w:rPr>
          <w:t>рисками в бизнес-процессе</w:t>
        </w:r>
      </w:ins>
      <w:ins w:id="70" w:author="Kanashina, Aleksandra" w:date="2026-06-22T15:41:00Z">
        <w:r w:rsidR="004F4C97">
          <w:rPr>
            <w:rFonts w:ascii="Open Sans" w:hAnsi="Open Sans" w:cs="Open Sans"/>
            <w:sz w:val="18"/>
            <w:szCs w:val="18"/>
          </w:rPr>
          <w:t xml:space="preserve"> за помощью по оценке влияния реализуемого изменения</w:t>
        </w:r>
      </w:ins>
      <w:ins w:id="71" w:author="Kanashina, Aleksandra" w:date="2026-06-22T15:42:00Z">
        <w:r w:rsidR="004F4C97">
          <w:rPr>
            <w:rFonts w:ascii="Open Sans" w:hAnsi="Open Sans" w:cs="Open Sans"/>
            <w:sz w:val="18"/>
            <w:szCs w:val="18"/>
          </w:rPr>
          <w:t xml:space="preserve"> ролевой модели</w:t>
        </w:r>
      </w:ins>
      <w:ins w:id="72" w:author="Kanashina, Aleksandra" w:date="2026-06-22T15:41:00Z">
        <w:r w:rsidR="004F4C97">
          <w:rPr>
            <w:rFonts w:ascii="Open Sans" w:hAnsi="Open Sans" w:cs="Open Sans"/>
            <w:sz w:val="18"/>
            <w:szCs w:val="18"/>
          </w:rPr>
          <w:t xml:space="preserve"> на </w:t>
        </w:r>
        <w:r w:rsidR="004F4C97">
          <w:rPr>
            <w:rFonts w:ascii="Open Sans" w:hAnsi="Open Sans" w:cs="Open Sans"/>
            <w:sz w:val="18"/>
            <w:szCs w:val="18"/>
            <w:lang w:val="en-US"/>
          </w:rPr>
          <w:t>SoD</w:t>
        </w:r>
        <w:r w:rsidR="004F4C97">
          <w:rPr>
            <w:rFonts w:ascii="Open Sans" w:hAnsi="Open Sans" w:cs="Open Sans"/>
            <w:sz w:val="18"/>
            <w:szCs w:val="18"/>
          </w:rPr>
          <w:t xml:space="preserve">-риски и </w:t>
        </w:r>
      </w:ins>
      <w:ins w:id="73" w:author="Kanashina, Aleksandra" w:date="2026-06-22T15:42:00Z">
        <w:r w:rsidR="004F4C97">
          <w:rPr>
            <w:rFonts w:ascii="Open Sans" w:hAnsi="Open Sans" w:cs="Open Sans"/>
            <w:sz w:val="18"/>
            <w:szCs w:val="18"/>
          </w:rPr>
          <w:t xml:space="preserve">для запуска подпроцесса по </w:t>
        </w:r>
      </w:ins>
      <w:ins w:id="74" w:author="Kanashina, Aleksandra" w:date="2026-06-22T15:41:00Z">
        <w:r w:rsidR="004F4C97">
          <w:rPr>
            <w:rFonts w:ascii="Open Sans" w:hAnsi="Open Sans" w:cs="Open Sans"/>
            <w:sz w:val="18"/>
            <w:szCs w:val="18"/>
          </w:rPr>
          <w:t>актуализации</w:t>
        </w:r>
      </w:ins>
      <w:ins w:id="75" w:author="Kanashina, Aleksandra" w:date="2026-06-22T15:42:00Z">
        <w:r w:rsidR="004F4C97" w:rsidRPr="004F4C97">
          <w:rPr>
            <w:rFonts w:ascii="Open Sans" w:hAnsi="Open Sans" w:cs="Open Sans"/>
            <w:sz w:val="18"/>
            <w:szCs w:val="18"/>
          </w:rPr>
          <w:t xml:space="preserve"> </w:t>
        </w:r>
        <w:r w:rsidR="004F4C97">
          <w:rPr>
            <w:rFonts w:ascii="Open Sans" w:hAnsi="Open Sans" w:cs="Open Sans"/>
            <w:sz w:val="18"/>
            <w:szCs w:val="18"/>
          </w:rPr>
          <w:t>реестра риска конфликтов полномочий и / или технических правил разделения полномочий</w:t>
        </w:r>
      </w:ins>
      <w:ins w:id="76" w:author="Kanashina, Aleksandra" w:date="2026-06-22T15:43:00Z">
        <w:r w:rsidR="004F4C97">
          <w:rPr>
            <w:rFonts w:ascii="Open Sans" w:hAnsi="Open Sans" w:cs="Open Sans"/>
            <w:sz w:val="18"/>
            <w:szCs w:val="18"/>
          </w:rPr>
          <w:t xml:space="preserve"> при необходимости</w:t>
        </w:r>
      </w:ins>
      <w:ins w:id="77" w:author="Kanashina, Aleksandra" w:date="2026-06-22T15:42:00Z">
        <w:r w:rsidR="004F4C97">
          <w:rPr>
            <w:rFonts w:ascii="Open Sans" w:hAnsi="Open Sans" w:cs="Open Sans"/>
            <w:sz w:val="18"/>
            <w:szCs w:val="18"/>
          </w:rPr>
          <w:t>.</w:t>
        </w:r>
      </w:ins>
    </w:p>
    <w:p w14:paraId="031C58B1" w14:textId="295DF979" w:rsidR="00CB4271" w:rsidRDefault="0036032A" w:rsidP="004D5FBC">
      <w:pPr>
        <w:spacing w:before="120" w:after="0"/>
        <w:ind w:left="0"/>
        <w:rPr>
          <w:rFonts w:ascii="Open Sans" w:hAnsi="Open Sans" w:cs="Open Sans"/>
          <w:sz w:val="18"/>
          <w:szCs w:val="18"/>
        </w:rPr>
        <w:sectPr w:rsidR="00CB4271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  <w:r>
        <w:rPr>
          <w:rFonts w:ascii="Open Sans" w:hAnsi="Open Sans" w:cs="Open Sans"/>
          <w:sz w:val="18"/>
          <w:szCs w:val="18"/>
        </w:rPr>
        <w:t xml:space="preserve">В качестве </w:t>
      </w:r>
      <w:r w:rsidR="002B1B66">
        <w:rPr>
          <w:rFonts w:ascii="Open Sans" w:hAnsi="Open Sans" w:cs="Open Sans"/>
          <w:sz w:val="18"/>
          <w:szCs w:val="18"/>
        </w:rPr>
        <w:t xml:space="preserve">дополнительного </w:t>
      </w:r>
      <w:r>
        <w:rPr>
          <w:rFonts w:ascii="Open Sans" w:hAnsi="Open Sans" w:cs="Open Sans"/>
          <w:sz w:val="18"/>
          <w:szCs w:val="18"/>
        </w:rPr>
        <w:t xml:space="preserve">контроля актуальности </w:t>
      </w:r>
      <w:r w:rsidR="007A4286">
        <w:rPr>
          <w:rFonts w:ascii="Open Sans" w:hAnsi="Open Sans" w:cs="Open Sans"/>
          <w:sz w:val="18"/>
          <w:szCs w:val="18"/>
        </w:rPr>
        <w:t>реестра рисков конфликтов полномочий и технических правил разделения полномочий</w:t>
      </w:r>
      <w:r>
        <w:rPr>
          <w:rFonts w:ascii="Open Sans" w:hAnsi="Open Sans" w:cs="Open Sans"/>
          <w:sz w:val="18"/>
          <w:szCs w:val="18"/>
        </w:rPr>
        <w:t xml:space="preserve"> </w:t>
      </w:r>
      <w:r w:rsidR="00F83792">
        <w:rPr>
          <w:rFonts w:ascii="Open Sans" w:hAnsi="Open Sans" w:cs="Open Sans"/>
          <w:sz w:val="18"/>
          <w:szCs w:val="18"/>
        </w:rPr>
        <w:t xml:space="preserve">независимой стороне </w:t>
      </w:r>
      <w:r>
        <w:rPr>
          <w:rFonts w:ascii="Open Sans" w:hAnsi="Open Sans" w:cs="Open Sans"/>
          <w:sz w:val="18"/>
          <w:szCs w:val="18"/>
        </w:rPr>
        <w:t>следует</w:t>
      </w:r>
      <w:r w:rsidRPr="005D10C2">
        <w:rPr>
          <w:rFonts w:ascii="Open Sans" w:hAnsi="Open Sans" w:cs="Open Sans"/>
          <w:sz w:val="18"/>
          <w:szCs w:val="18"/>
        </w:rPr>
        <w:t xml:space="preserve"> на </w:t>
      </w:r>
      <w:r w:rsidR="002B1B66">
        <w:rPr>
          <w:rFonts w:ascii="Open Sans" w:hAnsi="Open Sans" w:cs="Open Sans"/>
          <w:sz w:val="18"/>
          <w:szCs w:val="18"/>
        </w:rPr>
        <w:t>периодической</w:t>
      </w:r>
      <w:r w:rsidRPr="005D10C2">
        <w:rPr>
          <w:rFonts w:ascii="Open Sans" w:hAnsi="Open Sans" w:cs="Open Sans"/>
          <w:sz w:val="18"/>
          <w:szCs w:val="18"/>
        </w:rPr>
        <w:t xml:space="preserve"> основе </w:t>
      </w:r>
      <w:r>
        <w:rPr>
          <w:rFonts w:ascii="Open Sans" w:hAnsi="Open Sans" w:cs="Open Sans"/>
          <w:sz w:val="18"/>
          <w:szCs w:val="18"/>
        </w:rPr>
        <w:t>проводить анализ</w:t>
      </w:r>
      <w:r w:rsidRPr="005D10C2">
        <w:rPr>
          <w:rFonts w:ascii="Open Sans" w:hAnsi="Open Sans" w:cs="Open Sans"/>
          <w:sz w:val="18"/>
          <w:szCs w:val="18"/>
        </w:rPr>
        <w:t xml:space="preserve"> выполненных за рассматриваемый период </w:t>
      </w:r>
      <w:r w:rsidR="00CE2F3A">
        <w:rPr>
          <w:rFonts w:ascii="Open Sans" w:hAnsi="Open Sans" w:cs="Open Sans"/>
          <w:sz w:val="18"/>
          <w:szCs w:val="18"/>
        </w:rPr>
        <w:t xml:space="preserve">внедрений ИС / </w:t>
      </w:r>
      <w:r w:rsidRPr="005D10C2">
        <w:rPr>
          <w:rFonts w:ascii="Open Sans" w:hAnsi="Open Sans" w:cs="Open Sans"/>
          <w:sz w:val="18"/>
          <w:szCs w:val="18"/>
        </w:rPr>
        <w:t xml:space="preserve">изменений в </w:t>
      </w:r>
      <w:r>
        <w:rPr>
          <w:rFonts w:ascii="Open Sans" w:hAnsi="Open Sans" w:cs="Open Sans"/>
          <w:sz w:val="18"/>
          <w:szCs w:val="18"/>
        </w:rPr>
        <w:t>ИС</w:t>
      </w:r>
      <w:r w:rsidRPr="005D10C2">
        <w:rPr>
          <w:rFonts w:ascii="Open Sans" w:hAnsi="Open Sans" w:cs="Open Sans"/>
          <w:sz w:val="18"/>
          <w:szCs w:val="18"/>
        </w:rPr>
        <w:t xml:space="preserve"> </w:t>
      </w:r>
      <w:ins w:id="78" w:author="Kanashina, Aleksandra" w:date="2026-06-22T11:03:00Z">
        <w:r w:rsidR="00D44D14">
          <w:rPr>
            <w:rFonts w:ascii="Open Sans" w:hAnsi="Open Sans" w:cs="Open Sans"/>
            <w:sz w:val="18"/>
            <w:szCs w:val="18"/>
          </w:rPr>
          <w:t xml:space="preserve">и заявок на создание / изменение ролей </w:t>
        </w:r>
      </w:ins>
      <w:ins w:id="79" w:author="Kanashina, Aleksandra" w:date="2026-06-22T15:25:00Z">
        <w:r w:rsidR="002F576F">
          <w:rPr>
            <w:rFonts w:ascii="Open Sans" w:hAnsi="Open Sans" w:cs="Open Sans"/>
            <w:sz w:val="18"/>
            <w:szCs w:val="18"/>
          </w:rPr>
          <w:t xml:space="preserve">для ТОРГ и не ТОРГ систем </w:t>
        </w:r>
      </w:ins>
      <w:r w:rsidRPr="005D10C2">
        <w:rPr>
          <w:rFonts w:ascii="Open Sans" w:hAnsi="Open Sans" w:cs="Open Sans"/>
          <w:sz w:val="18"/>
          <w:szCs w:val="18"/>
        </w:rPr>
        <w:t>с целью оценки их влияния на реестр рисков конфликтов полномочий</w:t>
      </w:r>
      <w:r w:rsidR="00395A59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 xml:space="preserve">/ технические правила разделения полномочий </w:t>
      </w:r>
      <w:r w:rsidR="00F83792">
        <w:rPr>
          <w:rFonts w:ascii="Open Sans" w:hAnsi="Open Sans" w:cs="Open Sans"/>
          <w:sz w:val="18"/>
          <w:szCs w:val="18"/>
        </w:rPr>
        <w:t>для</w:t>
      </w:r>
      <w:r w:rsidRPr="005D10C2">
        <w:rPr>
          <w:rFonts w:ascii="Open Sans" w:hAnsi="Open Sans" w:cs="Open Sans"/>
          <w:sz w:val="18"/>
          <w:szCs w:val="18"/>
        </w:rPr>
        <w:t xml:space="preserve"> последующ</w:t>
      </w:r>
      <w:r w:rsidR="00F83792">
        <w:rPr>
          <w:rFonts w:ascii="Open Sans" w:hAnsi="Open Sans" w:cs="Open Sans"/>
          <w:sz w:val="18"/>
          <w:szCs w:val="18"/>
        </w:rPr>
        <w:t>его запуска процесса по</w:t>
      </w:r>
      <w:r w:rsidR="002B1B66">
        <w:rPr>
          <w:rFonts w:ascii="Open Sans" w:hAnsi="Open Sans" w:cs="Open Sans"/>
          <w:sz w:val="18"/>
          <w:szCs w:val="18"/>
        </w:rPr>
        <w:t xml:space="preserve"> актуализаци</w:t>
      </w:r>
      <w:r w:rsidR="00F83792">
        <w:rPr>
          <w:rFonts w:ascii="Open Sans" w:hAnsi="Open Sans" w:cs="Open Sans"/>
          <w:sz w:val="18"/>
          <w:szCs w:val="18"/>
        </w:rPr>
        <w:t>и</w:t>
      </w:r>
      <w:r w:rsidRPr="005D10C2">
        <w:rPr>
          <w:rFonts w:ascii="Open Sans" w:hAnsi="Open Sans" w:cs="Open Sans"/>
          <w:sz w:val="18"/>
          <w:szCs w:val="18"/>
        </w:rPr>
        <w:t xml:space="preserve"> </w:t>
      </w:r>
      <w:r w:rsidR="007A4286">
        <w:rPr>
          <w:rFonts w:ascii="Open Sans" w:hAnsi="Open Sans" w:cs="Open Sans"/>
          <w:sz w:val="18"/>
          <w:szCs w:val="18"/>
        </w:rPr>
        <w:t>реестра рисков конфликтов полномочий/ технических правил разделения полномочий</w:t>
      </w:r>
      <w:r w:rsidRPr="005D10C2">
        <w:rPr>
          <w:rFonts w:ascii="Open Sans" w:hAnsi="Open Sans" w:cs="Open Sans"/>
          <w:sz w:val="18"/>
          <w:szCs w:val="18"/>
        </w:rPr>
        <w:t xml:space="preserve"> при необходимости.</w:t>
      </w:r>
      <w:r>
        <w:rPr>
          <w:rFonts w:ascii="Open Sans" w:hAnsi="Open Sans" w:cs="Open Sans"/>
          <w:sz w:val="18"/>
          <w:szCs w:val="18"/>
        </w:rPr>
        <w:t xml:space="preserve"> Реализация подпроцесса актуализации реестра риска конфликтов полномочий и</w:t>
      </w:r>
      <w:r w:rsidR="00395A59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 xml:space="preserve">/ или технических правил разделения полномочий аналогична описанной в разделе 6. </w:t>
      </w:r>
    </w:p>
    <w:p w14:paraId="7FC5134B" w14:textId="47C62E85" w:rsidR="00247EB9" w:rsidRPr="00BF760C" w:rsidRDefault="00247EB9" w:rsidP="00BF760C">
      <w:pPr>
        <w:pStyle w:val="1"/>
        <w:spacing w:after="240"/>
      </w:pPr>
      <w:bookmarkStart w:id="80" w:name="_Toc233097777"/>
      <w:r>
        <w:lastRenderedPageBreak/>
        <w:t>К</w:t>
      </w:r>
      <w:r w:rsidRPr="00BF760C">
        <w:t>онтроль над рисками конфликтов полномочий в процессе создания / изменения ролей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E52F561" wp14:editId="5F9C6F7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459647" cy="344805"/>
                <wp:effectExtent l="0" t="0" r="8255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C7BCB" id="Rectangle 89" o:spid="_x0000_s1026" style="position:absolute;margin-left:0;margin-top:-.05pt;width:744.85pt;height:27.15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" fillcolor="#92d050" stroked="f" strokeweight="2pt"/>
            </w:pict>
          </mc:Fallback>
        </mc:AlternateContent>
      </w:r>
      <w:bookmarkEnd w:id="80"/>
    </w:p>
    <w:p w14:paraId="67E43D6F" w14:textId="31D85B07" w:rsidR="0086688D" w:rsidRPr="008B0C49" w:rsidRDefault="00F14608" w:rsidP="009A39E7">
      <w:pPr>
        <w:spacing w:after="120"/>
        <w:ind w:left="0"/>
        <w:rPr>
          <w:ins w:id="81" w:author="Kanashina, Aleksandra" w:date="2026-06-22T10:10:00Z"/>
          <w:rFonts w:ascii="Open Sans" w:hAnsi="Open Sans" w:cs="Open Sans"/>
          <w:sz w:val="18"/>
          <w:szCs w:val="18"/>
        </w:rPr>
      </w:pPr>
      <w:ins w:id="82" w:author="Kanashina, Aleksandra" w:date="2026-06-22T11:05:00Z">
        <w:r>
          <w:rPr>
            <w:rFonts w:ascii="Open Sans" w:hAnsi="Open Sans" w:cs="Open Sans"/>
            <w:sz w:val="18"/>
            <w:szCs w:val="18"/>
          </w:rPr>
          <w:t>Контроль рисков конфликтов полномочий</w:t>
        </w:r>
      </w:ins>
      <w:ins w:id="83" w:author="Kanashina, Aleksandra" w:date="2026-06-22T10:10:00Z">
        <w:r w:rsidR="0086688D">
          <w:rPr>
            <w:rFonts w:ascii="Open Sans" w:hAnsi="Open Sans" w:cs="Open Sans"/>
            <w:sz w:val="18"/>
            <w:szCs w:val="18"/>
          </w:rPr>
          <w:t xml:space="preserve"> </w:t>
        </w:r>
      </w:ins>
      <w:ins w:id="84" w:author="Kanashina, Aleksandra" w:date="2026-06-22T11:07:00Z">
        <w:r w:rsidR="007B159A">
          <w:rPr>
            <w:rFonts w:ascii="Open Sans" w:hAnsi="Open Sans" w:cs="Open Sans"/>
            <w:sz w:val="18"/>
            <w:szCs w:val="18"/>
          </w:rPr>
          <w:t xml:space="preserve">внутри ролей </w:t>
        </w:r>
      </w:ins>
      <w:ins w:id="85" w:author="Kanashina, Aleksandra" w:date="2026-06-22T10:10:00Z">
        <w:r w:rsidR="0086688D">
          <w:rPr>
            <w:rFonts w:ascii="Open Sans" w:hAnsi="Open Sans" w:cs="Open Sans"/>
            <w:sz w:val="18"/>
            <w:szCs w:val="18"/>
          </w:rPr>
          <w:t xml:space="preserve">для не ТОРГ систем, подключенных к АСУД </w:t>
        </w:r>
        <w:r w:rsidR="0086688D">
          <w:rPr>
            <w:rFonts w:ascii="Open Sans" w:hAnsi="Open Sans" w:cs="Open Sans"/>
            <w:sz w:val="18"/>
            <w:szCs w:val="18"/>
            <w:lang w:val="en-US"/>
          </w:rPr>
          <w:t>One</w:t>
        </w:r>
        <w:r w:rsidR="0086688D" w:rsidRPr="0086688D">
          <w:rPr>
            <w:rFonts w:ascii="Open Sans" w:hAnsi="Open Sans" w:cs="Open Sans"/>
            <w:sz w:val="18"/>
            <w:szCs w:val="18"/>
          </w:rPr>
          <w:t xml:space="preserve"> </w:t>
        </w:r>
        <w:r w:rsidR="0086688D">
          <w:rPr>
            <w:rFonts w:ascii="Open Sans" w:hAnsi="Open Sans" w:cs="Open Sans"/>
            <w:sz w:val="18"/>
            <w:szCs w:val="18"/>
            <w:lang w:val="en-US"/>
          </w:rPr>
          <w:t>Identity</w:t>
        </w:r>
        <w:r w:rsidR="0086688D">
          <w:rPr>
            <w:rFonts w:ascii="Open Sans" w:hAnsi="Open Sans" w:cs="Open Sans"/>
            <w:sz w:val="18"/>
            <w:szCs w:val="18"/>
          </w:rPr>
          <w:t>,</w:t>
        </w:r>
      </w:ins>
      <w:ins w:id="86" w:author="Kanashina, Aleksandra" w:date="2026-06-22T10:11:00Z">
        <w:r w:rsidR="0086688D">
          <w:rPr>
            <w:rFonts w:ascii="Open Sans" w:hAnsi="Open Sans" w:cs="Open Sans"/>
            <w:sz w:val="18"/>
            <w:szCs w:val="18"/>
          </w:rPr>
          <w:t xml:space="preserve"> реализуется </w:t>
        </w:r>
      </w:ins>
      <w:ins w:id="87" w:author="Kanashina, Aleksandra" w:date="2026-06-22T11:05:00Z">
        <w:r>
          <w:rPr>
            <w:rFonts w:ascii="Open Sans" w:hAnsi="Open Sans" w:cs="Open Sans"/>
            <w:sz w:val="18"/>
            <w:szCs w:val="18"/>
          </w:rPr>
          <w:t>посредством проведения периодического мониторинга.</w:t>
        </w:r>
      </w:ins>
      <w:ins w:id="88" w:author="Kanashina, Aleksandra" w:date="2026-06-22T15:52:00Z">
        <w:r w:rsidR="008B0C49">
          <w:rPr>
            <w:rFonts w:ascii="Open Sans" w:hAnsi="Open Sans" w:cs="Open Sans"/>
            <w:sz w:val="18"/>
            <w:szCs w:val="18"/>
          </w:rPr>
          <w:t xml:space="preserve"> При этом в рамках процесса управлени</w:t>
        </w:r>
      </w:ins>
      <w:ins w:id="89" w:author="Kanashina, Aleksandra" w:date="2026-06-23T09:08:00Z">
        <w:r w:rsidR="003A7463">
          <w:rPr>
            <w:rFonts w:ascii="Open Sans" w:hAnsi="Open Sans" w:cs="Open Sans"/>
            <w:sz w:val="18"/>
            <w:szCs w:val="18"/>
          </w:rPr>
          <w:t>я</w:t>
        </w:r>
      </w:ins>
      <w:ins w:id="90" w:author="Kanashina, Aleksandra" w:date="2026-06-22T15:52:00Z">
        <w:r w:rsidR="008B0C49">
          <w:rPr>
            <w:rFonts w:ascii="Open Sans" w:hAnsi="Open Sans" w:cs="Open Sans"/>
            <w:sz w:val="18"/>
            <w:szCs w:val="18"/>
          </w:rPr>
          <w:t xml:space="preserve"> ролевой моделью должно быть зафиксировано требование о том, что новые / изменяемые роли не должны содержать </w:t>
        </w:r>
      </w:ins>
      <w:ins w:id="91" w:author="Kanashina, Aleksandra" w:date="2026-06-22T15:53:00Z">
        <w:r w:rsidR="008B0C49">
          <w:rPr>
            <w:rFonts w:ascii="Open Sans" w:hAnsi="Open Sans" w:cs="Open Sans"/>
            <w:sz w:val="18"/>
            <w:szCs w:val="18"/>
          </w:rPr>
          <w:t>внутри себя риски конфликтов полномочий (Приложение 3, блок</w:t>
        </w:r>
      </w:ins>
      <w:ins w:id="92" w:author="Kanashina, Aleksandra" w:date="2026-06-22T16:05:00Z">
        <w:r w:rsidR="0014131E">
          <w:rPr>
            <w:rFonts w:ascii="Open Sans" w:hAnsi="Open Sans" w:cs="Open Sans"/>
            <w:sz w:val="18"/>
            <w:szCs w:val="18"/>
          </w:rPr>
          <w:t>и</w:t>
        </w:r>
      </w:ins>
      <w:ins w:id="93" w:author="Kanashina, Aleksandra" w:date="2026-06-22T15:53:00Z">
        <w:r w:rsidR="008B0C49">
          <w:rPr>
            <w:rFonts w:ascii="Open Sans" w:hAnsi="Open Sans" w:cs="Open Sans"/>
            <w:sz w:val="18"/>
            <w:szCs w:val="18"/>
          </w:rPr>
          <w:t xml:space="preserve"> </w:t>
        </w:r>
      </w:ins>
      <w:ins w:id="94" w:author="Kanashina, Aleksandra" w:date="2026-06-22T16:04:00Z">
        <w:r w:rsidR="0014131E">
          <w:rPr>
            <w:rFonts w:ascii="Open Sans" w:hAnsi="Open Sans" w:cs="Open Sans"/>
            <w:sz w:val="18"/>
            <w:szCs w:val="18"/>
          </w:rPr>
          <w:t>3.2.1-3.</w:t>
        </w:r>
      </w:ins>
      <w:ins w:id="95" w:author="Kanashina, Aleksandra" w:date="2026-06-22T16:05:00Z">
        <w:r w:rsidR="0014131E">
          <w:rPr>
            <w:rFonts w:ascii="Open Sans" w:hAnsi="Open Sans" w:cs="Open Sans"/>
            <w:sz w:val="18"/>
            <w:szCs w:val="18"/>
          </w:rPr>
          <w:t>2.2</w:t>
        </w:r>
      </w:ins>
      <w:ins w:id="96" w:author="Kanashina, Aleksandra" w:date="2026-06-22T15:53:00Z">
        <w:r w:rsidR="008B0C49">
          <w:rPr>
            <w:rFonts w:ascii="Open Sans" w:hAnsi="Open Sans" w:cs="Open Sans"/>
            <w:sz w:val="18"/>
            <w:szCs w:val="18"/>
          </w:rPr>
          <w:t>).</w:t>
        </w:r>
      </w:ins>
    </w:p>
    <w:p w14:paraId="3154E7B6" w14:textId="2BCB2B69" w:rsidR="00773BB9" w:rsidRDefault="0086688D" w:rsidP="009A39E7">
      <w:pPr>
        <w:spacing w:after="120"/>
        <w:ind w:left="0"/>
        <w:rPr>
          <w:rFonts w:ascii="Open Sans" w:hAnsi="Open Sans" w:cs="Open Sans"/>
          <w:sz w:val="18"/>
          <w:szCs w:val="18"/>
        </w:rPr>
      </w:pPr>
      <w:ins w:id="97" w:author="Kanashina, Aleksandra" w:date="2026-06-22T10:10:00Z">
        <w:r>
          <w:rPr>
            <w:rFonts w:ascii="Open Sans" w:hAnsi="Open Sans" w:cs="Open Sans"/>
            <w:sz w:val="18"/>
            <w:szCs w:val="18"/>
          </w:rPr>
          <w:t xml:space="preserve">Подпроцесс управления рисками конфликтов полномочий в процессе создания / изменения ролей для ТОРГ систем, подключенных к ТОРГ </w:t>
        </w:r>
        <w:r>
          <w:rPr>
            <w:rFonts w:ascii="Open Sans" w:hAnsi="Open Sans" w:cs="Open Sans"/>
            <w:sz w:val="18"/>
            <w:szCs w:val="18"/>
            <w:lang w:val="en-US"/>
          </w:rPr>
          <w:t>GRC</w:t>
        </w:r>
        <w:r w:rsidRPr="0086688D">
          <w:rPr>
            <w:rFonts w:ascii="Open Sans" w:hAnsi="Open Sans" w:cs="Open Sans"/>
            <w:sz w:val="18"/>
            <w:szCs w:val="18"/>
          </w:rPr>
          <w:t xml:space="preserve"> </w:t>
        </w:r>
        <w:r>
          <w:rPr>
            <w:rFonts w:ascii="Open Sans" w:hAnsi="Open Sans" w:cs="Open Sans"/>
            <w:sz w:val="18"/>
            <w:szCs w:val="18"/>
            <w:lang w:val="en-US"/>
          </w:rPr>
          <w:t>AC</w:t>
        </w:r>
      </w:ins>
      <w:ins w:id="98" w:author="Kanashina, Aleksandra" w:date="2026-06-22T10:11:00Z">
        <w:r>
          <w:rPr>
            <w:rFonts w:ascii="Open Sans" w:hAnsi="Open Sans" w:cs="Open Sans"/>
            <w:sz w:val="18"/>
            <w:szCs w:val="18"/>
          </w:rPr>
          <w:t>,</w:t>
        </w:r>
      </w:ins>
      <w:r w:rsidR="00B077C5">
        <w:rPr>
          <w:rFonts w:ascii="Open Sans" w:hAnsi="Open Sans" w:cs="Open Sans"/>
          <w:sz w:val="18"/>
          <w:szCs w:val="18"/>
        </w:rPr>
        <w:t xml:space="preserve"> представлен на схеме 2</w:t>
      </w:r>
      <w:r w:rsidR="009D1A7E">
        <w:rPr>
          <w:rFonts w:ascii="Open Sans" w:hAnsi="Open Sans" w:cs="Open Sans"/>
          <w:sz w:val="18"/>
          <w:szCs w:val="18"/>
        </w:rPr>
        <w:t xml:space="preserve">: </w:t>
      </w:r>
    </w:p>
    <w:p w14:paraId="28D94EF3" w14:textId="11895A9A" w:rsidR="00317D45" w:rsidRDefault="00773BB9" w:rsidP="00184593">
      <w:pPr>
        <w:spacing w:before="120" w:after="120"/>
        <w:ind w:left="0"/>
        <w:jc w:val="right"/>
      </w:pPr>
      <w:r>
        <w:rPr>
          <w:rFonts w:ascii="Open Sans" w:hAnsi="Open Sans" w:cs="Open Sans"/>
          <w:sz w:val="14"/>
          <w:szCs w:val="18"/>
        </w:rPr>
        <w:lastRenderedPageBreak/>
        <w:t xml:space="preserve">Схема </w:t>
      </w:r>
      <w:r w:rsidR="00B077C5">
        <w:rPr>
          <w:rFonts w:ascii="Open Sans" w:hAnsi="Open Sans" w:cs="Open Sans"/>
          <w:sz w:val="14"/>
          <w:szCs w:val="18"/>
        </w:rPr>
        <w:t>2</w:t>
      </w:r>
      <w:r>
        <w:rPr>
          <w:rFonts w:ascii="Open Sans" w:hAnsi="Open Sans" w:cs="Open Sans"/>
          <w:sz w:val="14"/>
          <w:szCs w:val="18"/>
        </w:rPr>
        <w:t xml:space="preserve"> - </w:t>
      </w:r>
      <w:r w:rsidRPr="00773BB9">
        <w:rPr>
          <w:rFonts w:ascii="Open Sans" w:hAnsi="Open Sans" w:cs="Open Sans"/>
          <w:sz w:val="14"/>
          <w:szCs w:val="18"/>
        </w:rPr>
        <w:t>Выявление и устранение конфликтов полномочий на уровне ролей</w:t>
      </w:r>
      <w:r w:rsidR="00BC0E3B" w:rsidRPr="008A2176">
        <w:rPr>
          <w:rFonts w:ascii="Open Sans" w:hAnsi="Open Sans" w:cs="Open Sans"/>
          <w:sz w:val="14"/>
          <w:szCs w:val="18"/>
        </w:rPr>
        <w:t xml:space="preserve"> </w:t>
      </w:r>
      <w:r w:rsidR="008A2176" w:rsidRPr="008A2176">
        <w:rPr>
          <w:rFonts w:ascii="Open Sans" w:hAnsi="Open Sans" w:cs="Open Sans"/>
          <w:sz w:val="14"/>
          <w:szCs w:val="18"/>
        </w:rPr>
        <w:t>для ТОРГ систем</w:t>
      </w:r>
      <w:r w:rsidR="0047345D" w:rsidRPr="00B077C5">
        <w:rPr>
          <w:lang w:val="en-US"/>
        </w:rPr>
        <w:object w:dxaOrig="28105" w:dyaOrig="14617" w14:anchorId="046D741C">
          <v:shape id="_x0000_i1026" type="#_x0000_t75" style="width:748.65pt;height:422.65pt" o:ole="">
            <v:imagedata r:id="rId16" o:title="" croptop="-26f" cropbottom="6223f" cropleft="7691f" cropright="4324f"/>
          </v:shape>
          <o:OLEObject Type="Embed" ProgID="Visio.Drawing.15" ShapeID="_x0000_i1026" DrawAspect="Content" ObjectID="_1844347311" r:id="rId17"/>
        </w:object>
      </w:r>
    </w:p>
    <w:p w14:paraId="7D42BEEB" w14:textId="6AB26E61" w:rsidR="00B077C5" w:rsidRPr="000E4571" w:rsidRDefault="00B077C5" w:rsidP="005365D4">
      <w:pPr>
        <w:spacing w:after="120"/>
        <w:ind w:left="0"/>
        <w:rPr>
          <w:rFonts w:ascii="Open Sans" w:hAnsi="Open Sans" w:cs="Open Sans"/>
          <w:b/>
          <w:bCs/>
          <w:sz w:val="18"/>
          <w:szCs w:val="18"/>
        </w:rPr>
      </w:pPr>
      <w:r w:rsidRPr="000E4571">
        <w:rPr>
          <w:rFonts w:ascii="Open Sans" w:hAnsi="Open Sans" w:cs="Open Sans"/>
          <w:b/>
          <w:bCs/>
          <w:sz w:val="18"/>
          <w:szCs w:val="18"/>
        </w:rPr>
        <w:t xml:space="preserve">Схема 2 - описание </w:t>
      </w:r>
      <w:r w:rsidR="00804BC9" w:rsidRPr="000E4571">
        <w:rPr>
          <w:rFonts w:ascii="Open Sans" w:hAnsi="Open Sans" w:cs="Open Sans"/>
          <w:b/>
          <w:bCs/>
          <w:sz w:val="18"/>
          <w:szCs w:val="18"/>
        </w:rPr>
        <w:t>под</w:t>
      </w:r>
      <w:r w:rsidRPr="000E4571">
        <w:rPr>
          <w:rFonts w:ascii="Open Sans" w:hAnsi="Open Sans" w:cs="Open Sans"/>
          <w:b/>
          <w:bCs/>
          <w:sz w:val="18"/>
          <w:szCs w:val="18"/>
        </w:rPr>
        <w:t>процесса:</w:t>
      </w:r>
    </w:p>
    <w:tbl>
      <w:tblPr>
        <w:tblStyle w:val="af1"/>
        <w:tblW w:w="14879" w:type="dxa"/>
        <w:tblLook w:val="04A0" w:firstRow="1" w:lastRow="0" w:firstColumn="1" w:lastColumn="0" w:noHBand="0" w:noVBand="1"/>
      </w:tblPr>
      <w:tblGrid>
        <w:gridCol w:w="2689"/>
        <w:gridCol w:w="1842"/>
        <w:gridCol w:w="10348"/>
      </w:tblGrid>
      <w:tr w:rsidR="00F5264F" w:rsidRPr="000E4571" w14:paraId="7DFAB99E" w14:textId="77777777" w:rsidTr="00415AC5">
        <w:trPr>
          <w:trHeight w:val="378"/>
        </w:trPr>
        <w:tc>
          <w:tcPr>
            <w:tcW w:w="2689" w:type="dxa"/>
            <w:vAlign w:val="center"/>
          </w:tcPr>
          <w:p w14:paraId="04A326A6" w14:textId="77777777" w:rsidR="00F5264F" w:rsidRPr="000E4571" w:rsidRDefault="00F5264F" w:rsidP="005365D4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Шаг </w:t>
            </w:r>
          </w:p>
        </w:tc>
        <w:tc>
          <w:tcPr>
            <w:tcW w:w="1842" w:type="dxa"/>
            <w:vAlign w:val="center"/>
          </w:tcPr>
          <w:p w14:paraId="4CEC0BDA" w14:textId="6F4D4E9E" w:rsidR="00F5264F" w:rsidRPr="000E4571" w:rsidRDefault="00F5264F" w:rsidP="005365D4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Исполнитель</w:t>
            </w:r>
          </w:p>
        </w:tc>
        <w:tc>
          <w:tcPr>
            <w:tcW w:w="10348" w:type="dxa"/>
            <w:vAlign w:val="center"/>
          </w:tcPr>
          <w:p w14:paraId="020E69BA" w14:textId="2D5FBD40" w:rsidR="00F5264F" w:rsidRPr="000E4571" w:rsidRDefault="00F5264F" w:rsidP="005365D4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/>
                <w:bCs/>
                <w:sz w:val="18"/>
                <w:szCs w:val="18"/>
              </w:rPr>
              <w:t>Описание основных действий, выполняемых на шаге</w:t>
            </w:r>
          </w:p>
        </w:tc>
      </w:tr>
      <w:tr w:rsidR="00494B99" w:rsidRPr="000E4571" w14:paraId="01D47354" w14:textId="77777777" w:rsidTr="009D4ED5">
        <w:trPr>
          <w:trHeight w:val="510"/>
        </w:trPr>
        <w:tc>
          <w:tcPr>
            <w:tcW w:w="2689" w:type="dxa"/>
            <w:vAlign w:val="center"/>
          </w:tcPr>
          <w:p w14:paraId="03154545" w14:textId="43C0009B" w:rsidR="00494B99" w:rsidRPr="000E4571" w:rsidRDefault="00494B99" w:rsidP="00494B99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lastRenderedPageBreak/>
              <w:t>Шаг 1 «Проверка роли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для ТОРГ систем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на наличие конфликтов полномочий»</w:t>
            </w:r>
          </w:p>
        </w:tc>
        <w:tc>
          <w:tcPr>
            <w:tcW w:w="1842" w:type="dxa"/>
            <w:vAlign w:val="center"/>
          </w:tcPr>
          <w:p w14:paraId="620F15D9" w14:textId="4F97EB1A" w:rsidR="00494B99" w:rsidRPr="00494B99" w:rsidRDefault="00075CD5" w:rsidP="00075CD5">
            <w:pPr>
              <w:spacing w:after="120"/>
              <w:ind w:left="108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Автоматический шаг, выполняемый системой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ТОРГ GRC AC</w:t>
            </w:r>
          </w:p>
        </w:tc>
        <w:tc>
          <w:tcPr>
            <w:tcW w:w="10348" w:type="dxa"/>
            <w:vAlign w:val="center"/>
          </w:tcPr>
          <w:p w14:paraId="42D92B35" w14:textId="5ACA8206" w:rsidR="00494B99" w:rsidRPr="000E4571" w:rsidRDefault="00494B99" w:rsidP="00494B99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>При изменении ролевой модели новая / изменяемая роль проходит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автоматическую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проверку на наличие конфликтов полномочий в ТОРГ GRC AC для ролей систем, подключенных к ТОРГ GRC AC</w:t>
            </w:r>
            <w:r>
              <w:rPr>
                <w:rFonts w:ascii="Open Sans" w:hAnsi="Open Sans" w:cs="Open Sans"/>
                <w:sz w:val="18"/>
                <w:szCs w:val="18"/>
              </w:rPr>
              <w:t>.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Рекомендации по интеграции описанного выше подпроцесса в процесс «Управление ролевой моделью» представлены в Приложении </w:t>
            </w:r>
            <w:r w:rsidR="000D23F8">
              <w:rPr>
                <w:rFonts w:ascii="Open Sans" w:hAnsi="Open Sans" w:cs="Open Sans"/>
                <w:sz w:val="18"/>
                <w:szCs w:val="18"/>
              </w:rPr>
              <w:t>3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.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bookmarkStart w:id="99" w:name="_GoBack"/>
            <w:bookmarkEnd w:id="99"/>
          </w:p>
          <w:p w14:paraId="260ECA5F" w14:textId="1708D08C" w:rsidR="00494B99" w:rsidRDefault="00494B99" w:rsidP="00973E6A">
            <w:pPr>
              <w:pStyle w:val="af2"/>
              <w:numPr>
                <w:ilvl w:val="0"/>
                <w:numId w:val="32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>В случае, если проверка не выявила конфликты полномочий в новой / изменяемой роли, то процесс продолжается согласно стандартной процедуре «Управление ролевой моделью</w:t>
            </w:r>
            <w:r w:rsidR="005376AB"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>».</w:t>
            </w:r>
            <w:r w:rsidR="005376AB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*</w:t>
            </w:r>
          </w:p>
          <w:p w14:paraId="77C5FEFF" w14:textId="2B7441D8" w:rsidR="00494B99" w:rsidRPr="00494B99" w:rsidRDefault="00494B99" w:rsidP="00973E6A">
            <w:pPr>
              <w:pStyle w:val="af2"/>
              <w:numPr>
                <w:ilvl w:val="0"/>
                <w:numId w:val="32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494B99">
              <w:rPr>
                <w:rFonts w:ascii="Open Sans" w:hAnsi="Open Sans" w:cs="Open Sans"/>
                <w:sz w:val="18"/>
                <w:szCs w:val="18"/>
                <w:lang w:val="ru-RU"/>
              </w:rPr>
              <w:t>В случае выявления конфликтов полномочий Специалист по правам доступа возвращает в системе Кайтен заявку на создание / изменение ролевой модели Инициатору заявки для внесения корректировок для устранения выявленных конфликтов в роли.</w:t>
            </w:r>
          </w:p>
        </w:tc>
      </w:tr>
      <w:tr w:rsidR="0086688D" w:rsidRPr="000E4571" w14:paraId="1240D007" w14:textId="77777777" w:rsidTr="009D4ED5">
        <w:trPr>
          <w:trHeight w:val="510"/>
        </w:trPr>
        <w:tc>
          <w:tcPr>
            <w:tcW w:w="2689" w:type="dxa"/>
            <w:vAlign w:val="center"/>
          </w:tcPr>
          <w:p w14:paraId="7D02B94B" w14:textId="0EBBF681" w:rsidR="0086688D" w:rsidRPr="000E4571" w:rsidRDefault="0086688D" w:rsidP="00494B99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Шаг 2 «Возврат заявки Инициатору в системе Кайтен»</w:t>
            </w:r>
          </w:p>
        </w:tc>
        <w:tc>
          <w:tcPr>
            <w:tcW w:w="1842" w:type="dxa"/>
            <w:vAlign w:val="center"/>
          </w:tcPr>
          <w:p w14:paraId="6C8B6615" w14:textId="31C47355" w:rsidR="0086688D" w:rsidRDefault="0086688D" w:rsidP="00494B99">
            <w:pPr>
              <w:spacing w:after="120"/>
              <w:ind w:left="108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Специалист по правам доступа</w:t>
            </w:r>
          </w:p>
        </w:tc>
        <w:tc>
          <w:tcPr>
            <w:tcW w:w="10348" w:type="dxa"/>
            <w:vAlign w:val="center"/>
          </w:tcPr>
          <w:p w14:paraId="3AD82CF0" w14:textId="357C7EAF" w:rsidR="0086688D" w:rsidRPr="000E4571" w:rsidRDefault="0086688D" w:rsidP="00494B99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494B99">
              <w:rPr>
                <w:rFonts w:ascii="Open Sans" w:hAnsi="Open Sans" w:cs="Open Sans"/>
                <w:sz w:val="18"/>
                <w:szCs w:val="18"/>
              </w:rPr>
              <w:t>Специалист по правам доступа возвращает в системе Кайтен заявку на создание / изменение ролевой модели Инициатору заявки для внесения корректировок для устранения выявленных конфликтов в роли.</w:t>
            </w:r>
          </w:p>
        </w:tc>
      </w:tr>
      <w:tr w:rsidR="00F5264F" w:rsidRPr="00922A80" w14:paraId="68AACAF1" w14:textId="77777777" w:rsidTr="009D4ED5">
        <w:trPr>
          <w:trHeight w:val="510"/>
        </w:trPr>
        <w:tc>
          <w:tcPr>
            <w:tcW w:w="2689" w:type="dxa"/>
            <w:vAlign w:val="center"/>
          </w:tcPr>
          <w:p w14:paraId="4B340BAD" w14:textId="55713503" w:rsidR="00F5264F" w:rsidRPr="000E4571" w:rsidRDefault="00F5264F" w:rsidP="0086688D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3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«Анализ конфликтов полномочий»</w:t>
            </w:r>
          </w:p>
        </w:tc>
        <w:tc>
          <w:tcPr>
            <w:tcW w:w="1842" w:type="dxa"/>
            <w:vAlign w:val="center"/>
          </w:tcPr>
          <w:p w14:paraId="7695045D" w14:textId="490D85C0" w:rsidR="00F5264F" w:rsidRPr="000E4571" w:rsidRDefault="00474ED6" w:rsidP="005365D4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>Инициатор заявки</w:t>
            </w:r>
            <w:r w:rsidRPr="000E4571">
              <w:rPr>
                <w:rFonts w:ascii="Open Sans" w:hAnsi="Open Sans" w:cs="Open Sans"/>
                <w:bCs/>
                <w:sz w:val="18"/>
                <w:szCs w:val="18"/>
              </w:rPr>
              <w:t xml:space="preserve"> на создание / изменение роли</w:t>
            </w:r>
          </w:p>
        </w:tc>
        <w:tc>
          <w:tcPr>
            <w:tcW w:w="10348" w:type="dxa"/>
            <w:vAlign w:val="center"/>
          </w:tcPr>
          <w:p w14:paraId="0F3518EC" w14:textId="4E77E8C3" w:rsidR="00F5264F" w:rsidRPr="000E4571" w:rsidRDefault="00F5264F" w:rsidP="005365D4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Cs/>
                <w:sz w:val="18"/>
                <w:szCs w:val="18"/>
              </w:rPr>
              <w:t>Инициатор заявки на создание / изменение роли анализирует выявленные конфликты полномочий.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 xml:space="preserve">Для эффективного управления рисками конфликтов полномочий </w:t>
            </w:r>
            <w:r w:rsidR="005376AB">
              <w:rPr>
                <w:rFonts w:ascii="Open Sans" w:hAnsi="Open Sans" w:cs="Open Sans"/>
                <w:sz w:val="18"/>
                <w:szCs w:val="18"/>
              </w:rPr>
              <w:t>необходимо</w:t>
            </w:r>
            <w:r w:rsidR="005376AB" w:rsidRPr="00034C6E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 xml:space="preserve">проектировать роли таким образом, чтобы они не содержали конфликтующие полномочия. В этом случае конфликты смогут возникать только на уровне пользователей и, соответственно, точечно контролироваться также на уровне пользователей. В ином случае при наличии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рисков 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>конфликтов полномочий в рол</w:t>
            </w:r>
            <w:r w:rsidR="00494B99">
              <w:rPr>
                <w:rFonts w:ascii="Open Sans" w:hAnsi="Open Sans" w:cs="Open Sans"/>
                <w:sz w:val="18"/>
                <w:szCs w:val="18"/>
              </w:rPr>
              <w:t>и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 xml:space="preserve"> он</w:t>
            </w:r>
            <w:r>
              <w:rPr>
                <w:rFonts w:ascii="Open Sans" w:hAnsi="Open Sans" w:cs="Open Sans"/>
                <w:sz w:val="18"/>
                <w:szCs w:val="18"/>
              </w:rPr>
              <w:t>и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 xml:space="preserve"> буд</w:t>
            </w:r>
            <w:r>
              <w:rPr>
                <w:rFonts w:ascii="Open Sans" w:hAnsi="Open Sans" w:cs="Open Sans"/>
                <w:sz w:val="18"/>
                <w:szCs w:val="18"/>
              </w:rPr>
              <w:t>у</w:t>
            </w:r>
            <w:r w:rsidRPr="00034C6E">
              <w:rPr>
                <w:rFonts w:ascii="Open Sans" w:hAnsi="Open Sans" w:cs="Open Sans"/>
                <w:sz w:val="18"/>
                <w:szCs w:val="18"/>
              </w:rPr>
              <w:t>т неконтролируемо возникать у всех пользователей с этой ролью.</w:t>
            </w:r>
          </w:p>
          <w:p w14:paraId="65FBA4C8" w14:textId="2A692A3D" w:rsidR="00F5264F" w:rsidRPr="000E4571" w:rsidRDefault="00F5264F" w:rsidP="005365D4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/>
                <w:sz w:val="18"/>
                <w:szCs w:val="18"/>
              </w:rPr>
              <w:t>Для разрешения выявленного конфликта полномочий на уровне ролей может быть принято одно из следующих решений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</w:p>
          <w:p w14:paraId="01ED7B2E" w14:textId="77777777" w:rsidR="00F5264F" w:rsidRPr="000E4571" w:rsidRDefault="00F5264F" w:rsidP="00DA120C">
            <w:pPr>
              <w:pStyle w:val="af2"/>
              <w:numPr>
                <w:ilvl w:val="3"/>
                <w:numId w:val="31"/>
              </w:numPr>
              <w:spacing w:after="120"/>
              <w:ind w:left="316" w:hanging="295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>Исключение конфликтующих полномочий из роли путем:</w:t>
            </w:r>
          </w:p>
          <w:p w14:paraId="0E9B441E" w14:textId="2A3C7052" w:rsidR="00F5264F" w:rsidRPr="000E4571" w:rsidRDefault="00F5264F" w:rsidP="00DA120C">
            <w:pPr>
              <w:pStyle w:val="af2"/>
              <w:numPr>
                <w:ilvl w:val="0"/>
                <w:numId w:val="34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корректировки роли таким образом, чтобы устранить содержащиеся в ней конфликты. Например, возможно детализировать объекты полномочий, если вызывающие конфликт объекты не являются необходимыми для данной роли. В случае, если конфликт возникает на уровне композитной роли, возможно исключение </w:t>
            </w:r>
            <w:r w:rsidR="00350A12">
              <w:rPr>
                <w:rFonts w:ascii="Open Sans" w:hAnsi="Open Sans" w:cs="Open Sans"/>
                <w:sz w:val="18"/>
                <w:szCs w:val="18"/>
                <w:lang w:val="ru-RU"/>
              </w:rPr>
              <w:t>одиночной</w:t>
            </w:r>
            <w:r w:rsidR="00350A12"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роли из нее. </w:t>
            </w:r>
          </w:p>
          <w:p w14:paraId="7590F369" w14:textId="77777777" w:rsidR="00F5264F" w:rsidRPr="000E4571" w:rsidRDefault="00F5264F" w:rsidP="00DA120C">
            <w:pPr>
              <w:pStyle w:val="af2"/>
              <w:numPr>
                <w:ilvl w:val="0"/>
                <w:numId w:val="33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разбиения роли с конфликтом на две роли, не содержащие конфликтов полномочий. </w:t>
            </w:r>
          </w:p>
          <w:p w14:paraId="54D7030C" w14:textId="3204D238" w:rsidR="00F5264F" w:rsidRPr="00E24550" w:rsidRDefault="00F5264F" w:rsidP="00E24550">
            <w:pPr>
              <w:tabs>
                <w:tab w:val="left" w:pos="516"/>
              </w:tabs>
              <w:spacing w:after="120"/>
              <w:ind w:left="318" w:hanging="318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      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В случае, если Инициатор заявки может самостоятельно скорректировать </w:t>
            </w:r>
            <w:r w:rsidR="007F66AA">
              <w:rPr>
                <w:rFonts w:ascii="Open Sans" w:hAnsi="Open Sans" w:cs="Open Sans"/>
                <w:sz w:val="18"/>
                <w:szCs w:val="18"/>
              </w:rPr>
              <w:t>заявку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 на создание / изменение роли таким образом, чтобы запрашиваемая новая</w:t>
            </w:r>
            <w:r w:rsidR="00395A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/ изменяемая роль не содержала </w:t>
            </w:r>
            <w:r w:rsidR="00E24550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>-</w:t>
            </w:r>
            <w:r w:rsidR="00114142">
              <w:rPr>
                <w:rFonts w:ascii="Open Sans" w:hAnsi="Open Sans" w:cs="Open Sans"/>
                <w:sz w:val="18"/>
                <w:szCs w:val="18"/>
              </w:rPr>
              <w:t>риск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, то процесс переходит на 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6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. 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Д</w:t>
            </w:r>
            <w:r w:rsidR="00931CA4">
              <w:rPr>
                <w:rFonts w:ascii="Open Sans" w:hAnsi="Open Sans" w:cs="Open Sans"/>
                <w:sz w:val="18"/>
                <w:szCs w:val="18"/>
              </w:rPr>
              <w:t>алее дл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я внесения изменений в роль требуется следовать процессу «Управление ролевой моделью».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  <w:p w14:paraId="579CBF98" w14:textId="300B8026" w:rsidR="00F5264F" w:rsidRPr="000E4571" w:rsidRDefault="00F5264F" w:rsidP="00DA120C">
            <w:pPr>
              <w:pStyle w:val="af2"/>
              <w:numPr>
                <w:ilvl w:val="3"/>
                <w:numId w:val="31"/>
              </w:numPr>
              <w:spacing w:after="120"/>
              <w:ind w:left="316" w:hanging="295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Корректировка технических правил разделения полномочий: </w:t>
            </w:r>
          </w:p>
          <w:p w14:paraId="26B0D367" w14:textId="55D4AEE1" w:rsidR="00E24550" w:rsidRPr="000E4571" w:rsidRDefault="00F5264F" w:rsidP="0086688D">
            <w:pPr>
              <w:spacing w:after="120"/>
              <w:ind w:left="314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>если по итогам проверки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 Инициатор заявки не может самостоятельно скорректировать заявку на создание / изменение роли для устранения в ней </w:t>
            </w:r>
            <w:r w:rsidR="00DB2FB0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-риска либо предполагает, что для его устранения требуется корректировка технических правил разделения </w:t>
            </w:r>
            <w:r w:rsidR="00C331B3">
              <w:rPr>
                <w:rFonts w:ascii="Open Sans" w:hAnsi="Open Sans" w:cs="Open Sans"/>
                <w:sz w:val="18"/>
                <w:szCs w:val="18"/>
              </w:rPr>
              <w:t>полномочий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, то он обращается за помощью в принятии решения по устранению </w:t>
            </w:r>
            <w:r w:rsidR="00DB2FB0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-риска к 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>Ответственн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>ому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 xml:space="preserve"> за управление </w:t>
            </w:r>
            <w:r w:rsidR="00E24550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E24550" w:rsidRPr="00E24550">
              <w:rPr>
                <w:rFonts w:ascii="Open Sans" w:hAnsi="Open Sans" w:cs="Open Sans"/>
                <w:sz w:val="18"/>
                <w:szCs w:val="18"/>
              </w:rPr>
              <w:t>-</w:t>
            </w:r>
            <w:r w:rsidR="00E24550">
              <w:rPr>
                <w:rFonts w:ascii="Open Sans" w:hAnsi="Open Sans" w:cs="Open Sans"/>
                <w:sz w:val="18"/>
                <w:szCs w:val="18"/>
              </w:rPr>
              <w:t>рисками в бизнес-процессе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 (шаг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4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>).</w:t>
            </w:r>
          </w:p>
        </w:tc>
      </w:tr>
      <w:tr w:rsidR="00E24550" w:rsidRPr="00922A80" w14:paraId="0C668135" w14:textId="77777777" w:rsidTr="009D4ED5">
        <w:trPr>
          <w:trHeight w:val="510"/>
        </w:trPr>
        <w:tc>
          <w:tcPr>
            <w:tcW w:w="2689" w:type="dxa"/>
            <w:vAlign w:val="center"/>
          </w:tcPr>
          <w:p w14:paraId="4BC56B5C" w14:textId="16C98ABB" w:rsidR="00E24550" w:rsidRPr="000E4571" w:rsidRDefault="00E24550" w:rsidP="00E24550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lastRenderedPageBreak/>
              <w:t xml:space="preserve">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4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«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Определение подхода к устранению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</w:rPr>
              <w:t>-риска на уровне роли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»</w:t>
            </w:r>
          </w:p>
        </w:tc>
        <w:tc>
          <w:tcPr>
            <w:tcW w:w="1842" w:type="dxa"/>
            <w:vAlign w:val="center"/>
          </w:tcPr>
          <w:p w14:paraId="6FB48F85" w14:textId="1B8E0B76" w:rsidR="00E24550" w:rsidRDefault="00E24550" w:rsidP="005365D4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F7252D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рисками в бизнес-процессе</w:t>
            </w:r>
          </w:p>
        </w:tc>
        <w:tc>
          <w:tcPr>
            <w:tcW w:w="10348" w:type="dxa"/>
            <w:vAlign w:val="center"/>
          </w:tcPr>
          <w:p w14:paraId="71A825A8" w14:textId="2539A062" w:rsidR="00E24550" w:rsidRPr="00DB2FB0" w:rsidRDefault="00DB2FB0" w:rsidP="007F66AA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 w:rsidRPr="00DB2FB0">
              <w:rPr>
                <w:rFonts w:ascii="Open Sans" w:hAnsi="Open Sans" w:cs="Open Sans"/>
                <w:bCs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рисками в бизнес-процессе проводит анализ выявленного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 на уровне роли и принимает решение для его устранения.</w:t>
            </w:r>
          </w:p>
          <w:p w14:paraId="5AF092C9" w14:textId="7ABBB563" w:rsidR="007F66AA" w:rsidRPr="000E4571" w:rsidRDefault="007F66AA" w:rsidP="007F66AA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/>
                <w:sz w:val="18"/>
                <w:szCs w:val="18"/>
              </w:rPr>
              <w:t>Для разрешения выявленного конфликта полномочий на уровне ролей может быть принято одно из следующих решений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: </w:t>
            </w:r>
          </w:p>
          <w:p w14:paraId="5A3C1A89" w14:textId="77777777" w:rsidR="007F66AA" w:rsidRPr="000E4571" w:rsidRDefault="007F66AA" w:rsidP="00DA120C">
            <w:pPr>
              <w:pStyle w:val="af2"/>
              <w:numPr>
                <w:ilvl w:val="3"/>
                <w:numId w:val="43"/>
              </w:numPr>
              <w:spacing w:after="120"/>
              <w:ind w:left="318" w:hanging="284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>Исключение конфликтующих полномочий из роли путем:</w:t>
            </w:r>
          </w:p>
          <w:p w14:paraId="4ED2DABA" w14:textId="776F75FA" w:rsidR="007F66AA" w:rsidRPr="000E4571" w:rsidRDefault="007F66AA" w:rsidP="00DA120C">
            <w:pPr>
              <w:pStyle w:val="af2"/>
              <w:numPr>
                <w:ilvl w:val="0"/>
                <w:numId w:val="34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корректировки роли таким образом, чтобы устранить содержащиеся в ней конфликты. </w:t>
            </w:r>
          </w:p>
          <w:p w14:paraId="0A1DED10" w14:textId="77777777" w:rsidR="007F66AA" w:rsidRPr="000E4571" w:rsidRDefault="007F66AA" w:rsidP="00DA120C">
            <w:pPr>
              <w:pStyle w:val="af2"/>
              <w:numPr>
                <w:ilvl w:val="0"/>
                <w:numId w:val="33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разбиения роли с конфликтом на две роли, не содержащие конфликтов полномочий. </w:t>
            </w:r>
          </w:p>
          <w:p w14:paraId="391C29F9" w14:textId="6E2FE309" w:rsidR="007F66AA" w:rsidRPr="00E24550" w:rsidRDefault="007F66AA" w:rsidP="007F66AA">
            <w:pPr>
              <w:tabs>
                <w:tab w:val="left" w:pos="516"/>
              </w:tabs>
              <w:spacing w:after="120"/>
              <w:ind w:left="318" w:hanging="318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      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При принятии Ответственным за управление </w:t>
            </w:r>
            <w:r w:rsidR="00DB2FB0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DB2FB0" w:rsidRPr="00DB2FB0">
              <w:rPr>
                <w:rFonts w:ascii="Open Sans" w:hAnsi="Open Sans" w:cs="Open Sans"/>
                <w:sz w:val="18"/>
                <w:szCs w:val="18"/>
              </w:rPr>
              <w:t>-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 xml:space="preserve">рисками в бизнес-процессе решения об исключении конфликтующих полномочий из роли процесс переходит на 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 xml:space="preserve">6 </w:t>
            </w:r>
            <w:r w:rsidR="00931CA4">
              <w:rPr>
                <w:rFonts w:ascii="Open Sans" w:hAnsi="Open Sans" w:cs="Open Sans"/>
                <w:sz w:val="18"/>
                <w:szCs w:val="18"/>
              </w:rPr>
              <w:t>для корректировки текущей заявки на создание / изменение роли либо для создания новой заявки в рамках процесса</w:t>
            </w:r>
            <w:r w:rsidR="00BC0E3B">
              <w:rPr>
                <w:rFonts w:ascii="Open Sans" w:hAnsi="Open Sans" w:cs="Open Sans"/>
                <w:sz w:val="18"/>
                <w:szCs w:val="18"/>
              </w:rPr>
              <w:t xml:space="preserve"> «</w:t>
            </w:r>
            <w:r w:rsidR="00BC0E3B" w:rsidRPr="000E4571">
              <w:rPr>
                <w:rFonts w:ascii="Open Sans" w:hAnsi="Open Sans" w:cs="Open Sans"/>
                <w:sz w:val="18"/>
                <w:szCs w:val="18"/>
              </w:rPr>
              <w:t>Управление ролевой моделью</w:t>
            </w:r>
            <w:r w:rsidR="00BC0E3B">
              <w:rPr>
                <w:rFonts w:ascii="Open Sans" w:hAnsi="Open Sans" w:cs="Open Sans"/>
                <w:sz w:val="18"/>
                <w:szCs w:val="18"/>
              </w:rPr>
              <w:t>» для создания новой заявки</w:t>
            </w:r>
            <w:r w:rsidR="00DB2FB0">
              <w:rPr>
                <w:rFonts w:ascii="Open Sans" w:hAnsi="Open Sans" w:cs="Open Sans"/>
                <w:sz w:val="18"/>
                <w:szCs w:val="18"/>
              </w:rPr>
              <w:t>.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</w:p>
          <w:p w14:paraId="088300EA" w14:textId="77777777" w:rsidR="007F66AA" w:rsidRPr="000E4571" w:rsidRDefault="007F66AA" w:rsidP="00DA120C">
            <w:pPr>
              <w:pStyle w:val="af2"/>
              <w:numPr>
                <w:ilvl w:val="3"/>
                <w:numId w:val="43"/>
              </w:numPr>
              <w:spacing w:after="120"/>
              <w:ind w:left="316" w:hanging="295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Корректировка технических правил разделения полномочий: </w:t>
            </w:r>
          </w:p>
          <w:p w14:paraId="7CF2DF1E" w14:textId="1F13260E" w:rsidR="007F66AA" w:rsidRPr="007F66AA" w:rsidRDefault="007F66AA" w:rsidP="00931CA4">
            <w:pPr>
              <w:spacing w:after="120"/>
              <w:ind w:left="318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если по итогам проверки, проводимой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Ответственным за управление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E24550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рисками в бизнес-процессе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, подтверждается, что наличие конфликта полномочий в ролях связано с отсутствием необходимой и корректной детализации рисков до уровня объектов полномочий, то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F7252D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рисками в бизнес-процессе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запускает процесс корректировки технических правил разделения полномочий, представленн</w:t>
            </w:r>
            <w:r w:rsidR="00931CA4">
              <w:rPr>
                <w:rFonts w:ascii="Open Sans" w:hAnsi="Open Sans" w:cs="Open Sans"/>
                <w:sz w:val="18"/>
                <w:szCs w:val="18"/>
              </w:rPr>
              <w:t>ый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на Схеме 1, для данного риска с целью исключения ложного срабатывания правил разделения полномочий.</w:t>
            </w:r>
            <w:r w:rsidR="00FF5CC2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FF5CC2" w:rsidRPr="000E4571">
              <w:rPr>
                <w:rFonts w:ascii="Open Sans" w:hAnsi="Open Sans" w:cs="Open Sans"/>
                <w:bCs/>
                <w:sz w:val="18"/>
                <w:szCs w:val="18"/>
              </w:rPr>
              <w:t xml:space="preserve">Далее, после внесения изменений в </w:t>
            </w:r>
            <w:r w:rsidR="00FF5CC2">
              <w:rPr>
                <w:rFonts w:ascii="Open Sans" w:hAnsi="Open Sans" w:cs="Open Sans"/>
                <w:bCs/>
                <w:sz w:val="18"/>
                <w:szCs w:val="18"/>
              </w:rPr>
              <w:t>технические правила разделения полномочий</w:t>
            </w:r>
            <w:r w:rsidR="00FF5CC2" w:rsidRPr="000E4571">
              <w:rPr>
                <w:rFonts w:ascii="Open Sans" w:hAnsi="Open Sans" w:cs="Open Sans"/>
                <w:bCs/>
                <w:sz w:val="18"/>
                <w:szCs w:val="18"/>
              </w:rPr>
              <w:t xml:space="preserve"> будет проведена повторная проверка новой / изменяемой роли на наличие конфликтов полномочий (шаг 1).</w:t>
            </w:r>
          </w:p>
        </w:tc>
      </w:tr>
      <w:tr w:rsidR="00F5264F" w:rsidRPr="00922A80" w14:paraId="212977FD" w14:textId="77777777" w:rsidTr="009D4ED5">
        <w:trPr>
          <w:trHeight w:val="579"/>
        </w:trPr>
        <w:tc>
          <w:tcPr>
            <w:tcW w:w="2689" w:type="dxa"/>
            <w:vAlign w:val="center"/>
          </w:tcPr>
          <w:p w14:paraId="7B38660D" w14:textId="1A25BE58" w:rsidR="00F5264F" w:rsidRPr="000E4571" w:rsidRDefault="00F5264F" w:rsidP="0086688D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5</w:t>
            </w:r>
            <w:r w:rsidR="0086688D" w:rsidRPr="000E457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«Консультирование по методологии управления разделением полномочий»</w:t>
            </w:r>
          </w:p>
        </w:tc>
        <w:tc>
          <w:tcPr>
            <w:tcW w:w="1842" w:type="dxa"/>
            <w:vAlign w:val="center"/>
          </w:tcPr>
          <w:p w14:paraId="0CA38718" w14:textId="3EBB5E2B" w:rsidR="00F5264F" w:rsidRPr="000E4571" w:rsidRDefault="00474ED6" w:rsidP="005365D4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Центр экспертизы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в активах</w:t>
            </w:r>
          </w:p>
        </w:tc>
        <w:tc>
          <w:tcPr>
            <w:tcW w:w="10348" w:type="dxa"/>
            <w:vAlign w:val="center"/>
          </w:tcPr>
          <w:p w14:paraId="3DAFED25" w14:textId="4D294500" w:rsidR="00F5264F" w:rsidRPr="000E4571" w:rsidRDefault="00F5264F" w:rsidP="00C331B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При необходимости Инициатор заявки на создание / изменение ролевой модели / </w:t>
            </w:r>
            <w:r w:rsidR="00C331B3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 w:rsidR="00C331B3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C331B3">
              <w:rPr>
                <w:rFonts w:ascii="Open Sans" w:hAnsi="Open Sans" w:cs="Open Sans"/>
                <w:sz w:val="18"/>
                <w:szCs w:val="18"/>
              </w:rPr>
              <w:t>-рисками в бизнес-процессе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 может обратиться в Центр экспертизы SoD в активах за консультацией по методологическим аспектам управления разделением полномочий. </w:t>
            </w:r>
          </w:p>
        </w:tc>
      </w:tr>
      <w:tr w:rsidR="00F5264F" w:rsidRPr="00922A80" w14:paraId="46F2A1F9" w14:textId="77777777" w:rsidTr="009D4ED5">
        <w:trPr>
          <w:trHeight w:val="510"/>
        </w:trPr>
        <w:tc>
          <w:tcPr>
            <w:tcW w:w="2689" w:type="dxa"/>
            <w:vAlign w:val="center"/>
          </w:tcPr>
          <w:p w14:paraId="4EECECB1" w14:textId="06E0F81F" w:rsidR="00F5264F" w:rsidRPr="000E4571" w:rsidRDefault="00F5264F" w:rsidP="0086688D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Шаг </w:t>
            </w:r>
            <w:r w:rsidR="0086688D">
              <w:rPr>
                <w:rFonts w:ascii="Open Sans" w:hAnsi="Open Sans" w:cs="Open Sans"/>
                <w:sz w:val="18"/>
                <w:szCs w:val="18"/>
              </w:rPr>
              <w:t>6</w:t>
            </w:r>
            <w:r w:rsidR="0086688D" w:rsidRPr="000E457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«Корректировка </w:t>
            </w:r>
            <w:r w:rsidR="0002304D">
              <w:rPr>
                <w:rFonts w:ascii="Open Sans" w:hAnsi="Open Sans" w:cs="Open Sans"/>
                <w:sz w:val="18"/>
                <w:szCs w:val="18"/>
              </w:rPr>
              <w:t>роли через заявку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>»</w:t>
            </w:r>
          </w:p>
        </w:tc>
        <w:tc>
          <w:tcPr>
            <w:tcW w:w="1842" w:type="dxa"/>
            <w:vAlign w:val="center"/>
          </w:tcPr>
          <w:p w14:paraId="3C29C165" w14:textId="57DA717D" w:rsidR="00F5264F" w:rsidRPr="000E4571" w:rsidRDefault="00474ED6" w:rsidP="005365D4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>Инициатор заявки</w:t>
            </w:r>
            <w:r w:rsidRPr="000E4571">
              <w:rPr>
                <w:rFonts w:ascii="Open Sans" w:hAnsi="Open Sans" w:cs="Open Sans"/>
                <w:bCs/>
                <w:sz w:val="18"/>
                <w:szCs w:val="18"/>
              </w:rPr>
              <w:t xml:space="preserve"> на создание / изменение роли</w:t>
            </w:r>
          </w:p>
        </w:tc>
        <w:tc>
          <w:tcPr>
            <w:tcW w:w="10348" w:type="dxa"/>
            <w:vAlign w:val="center"/>
          </w:tcPr>
          <w:p w14:paraId="4E00961C" w14:textId="6E5F3D15" w:rsidR="00F5264F" w:rsidRDefault="00F5264F" w:rsidP="005365D4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Инициатор заявки на создание / изменение роли после проведенного анализа корректирует </w:t>
            </w:r>
            <w:r w:rsidR="0002304D">
              <w:rPr>
                <w:rFonts w:ascii="Open Sans" w:hAnsi="Open Sans" w:cs="Open Sans"/>
                <w:sz w:val="18"/>
                <w:szCs w:val="18"/>
              </w:rPr>
              <w:t>новую / изменяемую роль через заявку</w:t>
            </w:r>
            <w:r w:rsidR="0002304D" w:rsidRPr="000E457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0E4571">
              <w:rPr>
                <w:rFonts w:ascii="Open Sans" w:hAnsi="Open Sans" w:cs="Open Sans"/>
                <w:sz w:val="18"/>
                <w:szCs w:val="18"/>
              </w:rPr>
              <w:t xml:space="preserve">в системе Кайтен </w:t>
            </w:r>
            <w:r w:rsidRPr="000E4571">
              <w:rPr>
                <w:rFonts w:ascii="Open Sans" w:hAnsi="Open Sans" w:cs="Open Sans"/>
                <w:bCs/>
                <w:sz w:val="18"/>
                <w:szCs w:val="18"/>
              </w:rPr>
              <w:t>таким образом, чтобы новая / изменяемая роль не содержала конфликтов полномочий.</w:t>
            </w:r>
          </w:p>
          <w:p w14:paraId="31B5EF12" w14:textId="7A2F9220" w:rsidR="00931CA4" w:rsidRPr="00931CA4" w:rsidRDefault="00931CA4" w:rsidP="005365D4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В случае, если необходимость в корректировки роли выявлена Ответственным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-рисками в бизнес-процессе по итогам проведения мониторинга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-рисков на уровне ролей, то 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 w:rsidRPr="00931CA4">
              <w:rPr>
                <w:rFonts w:ascii="Open Sans" w:hAnsi="Open Sans" w:cs="Open Sans"/>
                <w:bCs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рис</w:t>
            </w:r>
            <w:r w:rsidR="00AB5345">
              <w:rPr>
                <w:rFonts w:ascii="Open Sans" w:hAnsi="Open Sans" w:cs="Open Sans"/>
                <w:bCs/>
                <w:sz w:val="18"/>
                <w:szCs w:val="18"/>
              </w:rPr>
              <w:t>ками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в бизнес-процессе выступает в роли Инициатора и самостоятельно создает заявку</w:t>
            </w:r>
            <w:r w:rsidR="00AB5345">
              <w:rPr>
                <w:rFonts w:ascii="Open Sans" w:hAnsi="Open Sans" w:cs="Open Sans"/>
                <w:bCs/>
                <w:sz w:val="18"/>
                <w:szCs w:val="18"/>
              </w:rPr>
              <w:t xml:space="preserve"> согласно процессу «Управление ролевой моделью»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, где указывает необходимые корректировки </w:t>
            </w:r>
            <w:r w:rsidR="00AB5345">
              <w:rPr>
                <w:rFonts w:ascii="Open Sans" w:hAnsi="Open Sans" w:cs="Open Sans"/>
                <w:bCs/>
                <w:sz w:val="18"/>
                <w:szCs w:val="18"/>
              </w:rPr>
              <w:t>для роли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для устранения рисков конфликтов полномочий внутри нее.</w:t>
            </w:r>
          </w:p>
          <w:p w14:paraId="72411C96" w14:textId="7C2FA225" w:rsidR="00F5264F" w:rsidRPr="000E4571" w:rsidRDefault="00F5264F" w:rsidP="00AB5345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E4571">
              <w:rPr>
                <w:rFonts w:ascii="Open Sans" w:hAnsi="Open Sans" w:cs="Open Sans"/>
                <w:bCs/>
                <w:sz w:val="18"/>
                <w:szCs w:val="18"/>
              </w:rPr>
              <w:t>Далее, после внесения изменений в роль согласно заявке и переноса роли в тестовую среду будет проведена повторная проверка роли на наличие конфликтов полномочий (шаг 1).</w:t>
            </w:r>
          </w:p>
        </w:tc>
      </w:tr>
    </w:tbl>
    <w:p w14:paraId="306B938C" w14:textId="42693B31" w:rsidR="006C4116" w:rsidRDefault="00494B99" w:rsidP="006C4116">
      <w:pPr>
        <w:spacing w:before="120" w:after="120"/>
        <w:ind w:left="0"/>
        <w:rPr>
          <w:rFonts w:ascii="Open Sans" w:hAnsi="Open Sans" w:cs="Open Sans"/>
          <w:sz w:val="18"/>
          <w:szCs w:val="18"/>
        </w:rPr>
        <w:sectPr w:rsidR="006C4116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  <w:r>
        <w:rPr>
          <w:rFonts w:ascii="Open Sans" w:hAnsi="Open Sans" w:cs="Open Sans"/>
          <w:sz w:val="18"/>
          <w:szCs w:val="18"/>
        </w:rPr>
        <w:t>*</w:t>
      </w:r>
      <w:r w:rsidDel="00890675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 xml:space="preserve">На </w:t>
      </w:r>
      <w:r w:rsidR="0086688D">
        <w:rPr>
          <w:rFonts w:ascii="Open Sans" w:hAnsi="Open Sans" w:cs="Open Sans"/>
          <w:sz w:val="18"/>
          <w:szCs w:val="18"/>
        </w:rPr>
        <w:t xml:space="preserve">развитие: </w:t>
      </w:r>
      <w:r w:rsidR="0086688D" w:rsidRPr="00265D8B">
        <w:rPr>
          <w:rFonts w:ascii="Open Sans" w:hAnsi="Open Sans" w:cs="Open Sans"/>
          <w:sz w:val="18"/>
          <w:szCs w:val="18"/>
        </w:rPr>
        <w:t>Рекомендуется</w:t>
      </w:r>
      <w:r w:rsidR="003A5DBE">
        <w:rPr>
          <w:rFonts w:ascii="Open Sans" w:hAnsi="Open Sans" w:cs="Open Sans"/>
          <w:sz w:val="18"/>
          <w:szCs w:val="18"/>
        </w:rPr>
        <w:t xml:space="preserve"> проводить </w:t>
      </w:r>
      <w:r w:rsidRPr="00265D8B">
        <w:rPr>
          <w:rFonts w:ascii="Open Sans" w:hAnsi="Open Sans" w:cs="Open Sans"/>
          <w:sz w:val="18"/>
          <w:szCs w:val="18"/>
        </w:rPr>
        <w:t>моделировани</w:t>
      </w:r>
      <w:r w:rsidR="003A5DBE">
        <w:rPr>
          <w:rFonts w:ascii="Open Sans" w:hAnsi="Open Sans" w:cs="Open Sans"/>
          <w:sz w:val="18"/>
          <w:szCs w:val="18"/>
        </w:rPr>
        <w:t>е</w:t>
      </w:r>
      <w:r w:rsidRPr="00265D8B">
        <w:rPr>
          <w:rFonts w:ascii="Open Sans" w:hAnsi="Open Sans" w:cs="Open Sans"/>
          <w:sz w:val="18"/>
          <w:szCs w:val="18"/>
        </w:rPr>
        <w:t xml:space="preserve"> изменения роли в продуктивной системе для анализа рисков конфликтов полномочий, возникающих при таком изменении у пользователей, которым эта роль уже присвоена. Необходимость в моделировании может быть выявлена в случае, если в рамках массового мониторинга будет выявляться большое количество не устраненных / не принятых конфликтов полномочий на уровне пользователей, возникших в результате </w:t>
      </w:r>
      <w:r w:rsidRPr="00265D8B">
        <w:rPr>
          <w:rFonts w:ascii="Open Sans" w:hAnsi="Open Sans" w:cs="Open Sans"/>
          <w:sz w:val="18"/>
          <w:szCs w:val="18"/>
        </w:rPr>
        <w:lastRenderedPageBreak/>
        <w:t>изменения ролей, которые уже были присвоены ряду пользователей. В этом случае рекомендуе</w:t>
      </w:r>
      <w:r>
        <w:rPr>
          <w:rFonts w:ascii="Open Sans" w:hAnsi="Open Sans" w:cs="Open Sans"/>
          <w:sz w:val="18"/>
          <w:szCs w:val="18"/>
        </w:rPr>
        <w:t>тся</w:t>
      </w:r>
      <w:r w:rsidRPr="00265D8B">
        <w:rPr>
          <w:rFonts w:ascii="Open Sans" w:hAnsi="Open Sans" w:cs="Open Sans"/>
          <w:sz w:val="18"/>
          <w:szCs w:val="18"/>
        </w:rPr>
        <w:t xml:space="preserve"> рассмотреть внедрение моделирования, несмотря на увеличение трудозатрат. В случае, если по итогам массового мониторинга подобные конфликты полномочий на уровне пользователей не выявляются, то внедрение моделирования в процесс контроля рисков конфликтов полномочий необязательно.</w:t>
      </w:r>
      <w:r w:rsidR="003A5DBE">
        <w:rPr>
          <w:rFonts w:ascii="Open Sans" w:hAnsi="Open Sans" w:cs="Open Sans"/>
          <w:sz w:val="18"/>
          <w:szCs w:val="18"/>
        </w:rPr>
        <w:t xml:space="preserve"> На текущий момент данный функционал исключен из целевого процесса ввиду ограничений со стороны Заказчика и </w:t>
      </w:r>
      <w:r w:rsidR="00360B12">
        <w:rPr>
          <w:rFonts w:ascii="Open Sans" w:hAnsi="Open Sans" w:cs="Open Sans"/>
          <w:sz w:val="18"/>
          <w:szCs w:val="18"/>
        </w:rPr>
        <w:t>будет покрываться</w:t>
      </w:r>
      <w:r w:rsidR="003A5DBE">
        <w:rPr>
          <w:rFonts w:ascii="Open Sans" w:hAnsi="Open Sans" w:cs="Open Sans"/>
          <w:sz w:val="18"/>
          <w:szCs w:val="18"/>
        </w:rPr>
        <w:t xml:space="preserve"> проведением периодического мониторинга </w:t>
      </w:r>
      <w:r w:rsidR="003A5DBE">
        <w:rPr>
          <w:rFonts w:ascii="Open Sans" w:hAnsi="Open Sans" w:cs="Open Sans"/>
          <w:sz w:val="18"/>
          <w:szCs w:val="18"/>
          <w:lang w:val="en-US"/>
        </w:rPr>
        <w:t>SoD</w:t>
      </w:r>
      <w:r w:rsidR="003A5DBE">
        <w:rPr>
          <w:rFonts w:ascii="Open Sans" w:hAnsi="Open Sans" w:cs="Open Sans"/>
          <w:sz w:val="18"/>
          <w:szCs w:val="18"/>
        </w:rPr>
        <w:t>-рисков на уровне ролей (раздел 10).</w:t>
      </w:r>
    </w:p>
    <w:p w14:paraId="72101201" w14:textId="7C8655DA" w:rsidR="00247EB9" w:rsidRPr="00360B12" w:rsidRDefault="00247EB9" w:rsidP="00360B12">
      <w:pPr>
        <w:pStyle w:val="1"/>
      </w:pPr>
      <w:bookmarkStart w:id="100" w:name="_Toc233097778"/>
      <w:r w:rsidRPr="00360B12">
        <w:lastRenderedPageBreak/>
        <w:t>Контроль над рисками конфликтов полномочий в процессе предоставления доступа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8988AF9" wp14:editId="1F18593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459647" cy="344805"/>
                <wp:effectExtent l="0" t="0" r="8255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294F4" id="Rectangle 90" o:spid="_x0000_s1026" style="position:absolute;margin-left:0;margin-top:-.05pt;width:744.85pt;height:27.15pt;z-index:-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" fillcolor="#92d050" stroked="f" strokeweight="2pt"/>
            </w:pict>
          </mc:Fallback>
        </mc:AlternateContent>
      </w:r>
      <w:bookmarkEnd w:id="100"/>
    </w:p>
    <w:p w14:paraId="191931F3" w14:textId="63814A66" w:rsidR="009D1A7E" w:rsidRDefault="00A23CF2" w:rsidP="009A39E7">
      <w:pPr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К</w:t>
      </w:r>
      <w:r w:rsidR="009D1A7E">
        <w:rPr>
          <w:rFonts w:ascii="Open Sans" w:hAnsi="Open Sans" w:cs="Open Sans"/>
          <w:sz w:val="18"/>
          <w:szCs w:val="18"/>
        </w:rPr>
        <w:t>онтрол</w:t>
      </w:r>
      <w:r>
        <w:rPr>
          <w:rFonts w:ascii="Open Sans" w:hAnsi="Open Sans" w:cs="Open Sans"/>
          <w:sz w:val="18"/>
          <w:szCs w:val="18"/>
        </w:rPr>
        <w:t>ь</w:t>
      </w:r>
      <w:r w:rsidR="009D1A7E">
        <w:rPr>
          <w:rFonts w:ascii="Open Sans" w:hAnsi="Open Sans" w:cs="Open Sans"/>
          <w:sz w:val="18"/>
          <w:szCs w:val="18"/>
        </w:rPr>
        <w:t xml:space="preserve"> над рисками конфликтов полномочий в процессе предоставления доступа</w:t>
      </w:r>
      <w:r w:rsidR="00FB53E6">
        <w:rPr>
          <w:rFonts w:ascii="Open Sans" w:hAnsi="Open Sans" w:cs="Open Sans"/>
          <w:sz w:val="18"/>
          <w:szCs w:val="18"/>
        </w:rPr>
        <w:t xml:space="preserve"> описан на схеме 3</w:t>
      </w:r>
      <w:r w:rsidR="009D1A7E">
        <w:rPr>
          <w:rFonts w:ascii="Open Sans" w:hAnsi="Open Sans" w:cs="Open Sans"/>
          <w:sz w:val="18"/>
          <w:szCs w:val="18"/>
        </w:rPr>
        <w:t xml:space="preserve">: </w:t>
      </w:r>
    </w:p>
    <w:p w14:paraId="67507E3D" w14:textId="113D3D4F" w:rsidR="00FB53E6" w:rsidRDefault="00773BB9" w:rsidP="009A39E7">
      <w:pPr>
        <w:spacing w:after="120"/>
        <w:ind w:left="567"/>
        <w:jc w:val="right"/>
        <w:rPr>
          <w:rFonts w:ascii="Open Sans" w:hAnsi="Open Sans" w:cs="Open Sans"/>
          <w:sz w:val="14"/>
          <w:szCs w:val="18"/>
        </w:rPr>
      </w:pPr>
      <w:r w:rsidRPr="00773BB9">
        <w:rPr>
          <w:rFonts w:ascii="Open Sans" w:hAnsi="Open Sans" w:cs="Open Sans"/>
          <w:sz w:val="14"/>
          <w:szCs w:val="18"/>
        </w:rPr>
        <w:t>С</w:t>
      </w:r>
      <w:r w:rsidR="00FB53E6">
        <w:rPr>
          <w:rFonts w:ascii="Open Sans" w:hAnsi="Open Sans" w:cs="Open Sans"/>
          <w:sz w:val="14"/>
          <w:szCs w:val="18"/>
        </w:rPr>
        <w:t>хема 3</w:t>
      </w:r>
      <w:r w:rsidRPr="00773BB9">
        <w:rPr>
          <w:rFonts w:ascii="Open Sans" w:hAnsi="Open Sans" w:cs="Open Sans"/>
          <w:sz w:val="14"/>
          <w:szCs w:val="18"/>
        </w:rPr>
        <w:t xml:space="preserve"> - Выявление и устранение конфликтов полномочий на уровне пользователей</w:t>
      </w:r>
    </w:p>
    <w:p w14:paraId="2F12613F" w14:textId="35648BDE" w:rsidR="00382D04" w:rsidRPr="00EC4383" w:rsidRDefault="00FB73C8" w:rsidP="009A39E7">
      <w:pPr>
        <w:spacing w:after="120"/>
        <w:ind w:left="567"/>
        <w:jc w:val="right"/>
        <w:rPr>
          <w:rFonts w:ascii="Open Sans" w:hAnsi="Open Sans" w:cs="Open Sans"/>
          <w:sz w:val="14"/>
          <w:szCs w:val="18"/>
        </w:rPr>
      </w:pPr>
      <w:r w:rsidRPr="00FB53E6">
        <w:rPr>
          <w:lang w:val="en-US"/>
        </w:rPr>
        <w:object w:dxaOrig="23857" w:dyaOrig="16874" w14:anchorId="588C8585">
          <v:shape id="_x0000_i1027" type="#_x0000_t75" style="width:745.35pt;height:453.35pt" o:ole="">
            <v:imagedata r:id="rId18" o:title="" croptop="255f" cropbottom="6f" cropright="-296f"/>
          </v:shape>
          <o:OLEObject Type="Embed" ProgID="Visio.Drawing.15" ShapeID="_x0000_i1027" DrawAspect="Content" ObjectID="_1844347312" r:id="rId19"/>
        </w:object>
      </w:r>
    </w:p>
    <w:p w14:paraId="5D1265D3" w14:textId="77777777" w:rsidR="00382D04" w:rsidRDefault="00382D04" w:rsidP="00FB53E6">
      <w:pPr>
        <w:spacing w:before="120" w:after="120"/>
        <w:ind w:left="567"/>
        <w:jc w:val="left"/>
        <w:rPr>
          <w:lang w:val="en-US"/>
        </w:rPr>
        <w:sectPr w:rsidR="00382D04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</w:p>
    <w:p w14:paraId="649D80DA" w14:textId="51824D84" w:rsidR="00FB53E6" w:rsidRPr="00E94303" w:rsidRDefault="00FB53E6" w:rsidP="00382D04">
      <w:pPr>
        <w:spacing w:before="120" w:after="120"/>
        <w:ind w:left="0"/>
        <w:jc w:val="left"/>
        <w:rPr>
          <w:rFonts w:ascii="Open Sans" w:hAnsi="Open Sans" w:cs="Open Sans"/>
          <w:b/>
          <w:bCs/>
          <w:sz w:val="18"/>
          <w:szCs w:val="18"/>
        </w:rPr>
      </w:pPr>
      <w:r w:rsidRPr="00E94303">
        <w:rPr>
          <w:rFonts w:ascii="Open Sans" w:hAnsi="Open Sans" w:cs="Open Sans"/>
          <w:b/>
          <w:bCs/>
          <w:sz w:val="18"/>
          <w:szCs w:val="18"/>
        </w:rPr>
        <w:lastRenderedPageBreak/>
        <w:t>Схема 3 - описание подпроцесса:</w:t>
      </w:r>
      <w:ins w:id="101" w:author="Kanashina, Aleksandra" w:date="2026-06-11T10:57:00Z">
        <w:r w:rsidR="00382D04" w:rsidRPr="00382D04">
          <w:rPr>
            <w:lang w:val="en-US"/>
          </w:rPr>
          <w:t xml:space="preserve"> </w:t>
        </w:r>
      </w:ins>
    </w:p>
    <w:tbl>
      <w:tblPr>
        <w:tblStyle w:val="af1"/>
        <w:tblW w:w="14884" w:type="dxa"/>
        <w:tblInd w:w="-5" w:type="dxa"/>
        <w:tblLook w:val="04A0" w:firstRow="1" w:lastRow="0" w:firstColumn="1" w:lastColumn="0" w:noHBand="0" w:noVBand="1"/>
      </w:tblPr>
      <w:tblGrid>
        <w:gridCol w:w="2410"/>
        <w:gridCol w:w="2126"/>
        <w:gridCol w:w="10348"/>
      </w:tblGrid>
      <w:tr w:rsidR="009D4ED5" w:rsidRPr="00E94303" w14:paraId="09DDD598" w14:textId="77777777" w:rsidTr="00FF7FEE">
        <w:trPr>
          <w:trHeight w:val="378"/>
        </w:trPr>
        <w:tc>
          <w:tcPr>
            <w:tcW w:w="2410" w:type="dxa"/>
            <w:vAlign w:val="center"/>
          </w:tcPr>
          <w:p w14:paraId="09651719" w14:textId="77777777" w:rsidR="009D4ED5" w:rsidRPr="00E94303" w:rsidRDefault="009D4ED5" w:rsidP="00372DEF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Шаг </w:t>
            </w:r>
          </w:p>
        </w:tc>
        <w:tc>
          <w:tcPr>
            <w:tcW w:w="2126" w:type="dxa"/>
            <w:vAlign w:val="center"/>
          </w:tcPr>
          <w:p w14:paraId="4BD52388" w14:textId="35937838" w:rsidR="009D4ED5" w:rsidRPr="00E94303" w:rsidRDefault="00FF7FEE" w:rsidP="00372DEF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Исполнитель</w:t>
            </w:r>
          </w:p>
        </w:tc>
        <w:tc>
          <w:tcPr>
            <w:tcW w:w="10348" w:type="dxa"/>
            <w:vAlign w:val="center"/>
          </w:tcPr>
          <w:p w14:paraId="0633BCC7" w14:textId="431D0853" w:rsidR="009D4ED5" w:rsidRPr="00E94303" w:rsidRDefault="009D4ED5" w:rsidP="00372DEF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/>
                <w:bCs/>
                <w:sz w:val="18"/>
                <w:szCs w:val="18"/>
              </w:rPr>
              <w:t>Описание основных действий, выполняемых на шаге</w:t>
            </w:r>
          </w:p>
        </w:tc>
      </w:tr>
      <w:tr w:rsidR="009D4ED5" w:rsidRPr="00E94303" w14:paraId="6B09289C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1E57DDA5" w14:textId="51DDA31B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Шаг 1 «Формирование запроса на предоставление / изменение доступа пользователю в ИС»</w:t>
            </w:r>
          </w:p>
        </w:tc>
        <w:tc>
          <w:tcPr>
            <w:tcW w:w="2126" w:type="dxa"/>
            <w:vAlign w:val="center"/>
          </w:tcPr>
          <w:p w14:paraId="658D7E67" w14:textId="0D9E971A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Инициатор заявки на предоставление / изменение доступа</w:t>
            </w:r>
          </w:p>
        </w:tc>
        <w:tc>
          <w:tcPr>
            <w:tcW w:w="10348" w:type="dxa"/>
            <w:vAlign w:val="center"/>
          </w:tcPr>
          <w:p w14:paraId="06B60697" w14:textId="4AC0E7E8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Инициатор формирует заявку на предоставление / изменение доступа в ИС для пользователя. </w:t>
            </w:r>
          </w:p>
          <w:p w14:paraId="52FDBB59" w14:textId="460B9F92" w:rsidR="009D4ED5" w:rsidRPr="00E94303" w:rsidRDefault="009D4ED5" w:rsidP="00793217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Рекомендации по интеграции описанного выше подпроцесса в процесс «Процедура предоставления доступа» представлены в Приложении </w:t>
            </w:r>
            <w:r w:rsidR="00793217">
              <w:rPr>
                <w:rFonts w:ascii="Open Sans" w:hAnsi="Open Sans" w:cs="Open Sans"/>
                <w:sz w:val="18"/>
                <w:szCs w:val="18"/>
              </w:rPr>
              <w:t>3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.</w:t>
            </w:r>
          </w:p>
        </w:tc>
      </w:tr>
      <w:tr w:rsidR="009D4ED5" w:rsidRPr="00E94303" w14:paraId="0989B743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5967DC5C" w14:textId="29C4B5C7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Шаг 2 «Проверка полномочий пользователя на наличие конфликтов»</w:t>
            </w:r>
          </w:p>
        </w:tc>
        <w:tc>
          <w:tcPr>
            <w:tcW w:w="2126" w:type="dxa"/>
            <w:vAlign w:val="center"/>
          </w:tcPr>
          <w:p w14:paraId="5FFCF2D9" w14:textId="1FCD8EEC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Автоматический шаг, выполняемый системой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ТОРГ GRC AC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/ АСУД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One Identity</w:t>
            </w:r>
          </w:p>
        </w:tc>
        <w:tc>
          <w:tcPr>
            <w:tcW w:w="10348" w:type="dxa"/>
            <w:vAlign w:val="center"/>
          </w:tcPr>
          <w:p w14:paraId="690D8C89" w14:textId="59FF1D6C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Заявка пользователя на предоставление / изменение доступа проходит автоматическую проверку на наличие конфликтов полномочий в ТОРГ GRC AC для систем, подключенных к ТОРГ GRC AC, и в АСУД One Identity для тех систем, которые подключены к АСУД.</w:t>
            </w:r>
          </w:p>
          <w:p w14:paraId="200AA204" w14:textId="6795630F" w:rsidR="009D4ED5" w:rsidRPr="00E94303" w:rsidRDefault="009D4ED5" w:rsidP="004A4937">
            <w:pPr>
              <w:pStyle w:val="af2"/>
              <w:numPr>
                <w:ilvl w:val="0"/>
                <w:numId w:val="32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В случае, если проверка не выявила конфликты полномочий у пользователя</w:t>
            </w:r>
            <w:r w:rsidR="00CD0EEE">
              <w:rPr>
                <w:rFonts w:ascii="Open Sans" w:hAnsi="Open Sans" w:cs="Open Sans"/>
                <w:sz w:val="18"/>
                <w:szCs w:val="18"/>
                <w:lang w:val="ru-RU"/>
              </w:rPr>
              <w:t>*</w:t>
            </w: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, то процесс продолжается согласно стандартной процедуре «Предоставление доступа».</w:t>
            </w:r>
          </w:p>
          <w:p w14:paraId="0F8958C2" w14:textId="77777777" w:rsidR="009D4ED5" w:rsidRDefault="009D4ED5" w:rsidP="004A4937">
            <w:pPr>
              <w:pStyle w:val="af2"/>
              <w:numPr>
                <w:ilvl w:val="0"/>
                <w:numId w:val="32"/>
              </w:numPr>
              <w:spacing w:after="120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В случае выявления конфликтов полномочий запрос на доступ переходит на шаг 3.</w:t>
            </w:r>
          </w:p>
          <w:p w14:paraId="7815D44A" w14:textId="77777777" w:rsidR="00372DEF" w:rsidRDefault="00372DEF" w:rsidP="00372DEF">
            <w:pPr>
              <w:pStyle w:val="af2"/>
              <w:spacing w:after="120"/>
              <w:rPr>
                <w:rFonts w:ascii="Open Sans" w:hAnsi="Open Sans" w:cs="Open Sans"/>
                <w:sz w:val="18"/>
                <w:szCs w:val="18"/>
                <w:lang w:val="ru-RU"/>
              </w:rPr>
            </w:pPr>
          </w:p>
          <w:p w14:paraId="26497B33" w14:textId="77777777" w:rsidR="00F6507C" w:rsidRDefault="00372DEF" w:rsidP="00075CD5">
            <w:pPr>
              <w:pStyle w:val="af2"/>
              <w:spacing w:after="120"/>
              <w:ind w:left="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* В случае, если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>:</w:t>
            </w:r>
          </w:p>
          <w:p w14:paraId="1CAE0B65" w14:textId="397EB674" w:rsidR="00F6507C" w:rsidRDefault="00372DEF" w:rsidP="004A4937">
            <w:pPr>
              <w:pStyle w:val="af2"/>
              <w:numPr>
                <w:ilvl w:val="0"/>
                <w:numId w:val="48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доступ к ИС регулируется посредством выдачи пользователям </w:t>
            </w:r>
            <w:r>
              <w:rPr>
                <w:rFonts w:ascii="Open Sans" w:hAnsi="Open Sans" w:cs="Open Sans"/>
                <w:sz w:val="18"/>
                <w:szCs w:val="18"/>
              </w:rPr>
              <w:t>multi</w:t>
            </w:r>
            <w:r w:rsidRPr="00372DEF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requestable</w:t>
            </w:r>
            <w:r w:rsidRPr="00372DEF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ресурсов в АСУД </w:t>
            </w:r>
            <w:r>
              <w:rPr>
                <w:rFonts w:ascii="Open Sans" w:hAnsi="Open Sans" w:cs="Open Sans"/>
                <w:sz w:val="18"/>
                <w:szCs w:val="18"/>
              </w:rPr>
              <w:t>One</w:t>
            </w:r>
            <w:r w:rsidRPr="00372DEF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, то автоматическая проверка заявки на доступ на </w:t>
            </w:r>
            <w:r>
              <w:rPr>
                <w:rFonts w:ascii="Open Sans" w:hAnsi="Open Sans" w:cs="Open Sans"/>
                <w:sz w:val="18"/>
                <w:szCs w:val="18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-</w:t>
            </w:r>
            <w:r w:rsidR="00114142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риски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не может быть выполнена до момента присвоения пользователю доступа, вызывающего у него конфликт полномочий. 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>В этом случае заявка обрабатывается согласно</w:t>
            </w:r>
            <w:r w:rsidR="00F6507C"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стандартной процедуре «Предоставление доступа».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Далее, после присвоения конфликтных полномочий пользователю АСУД </w:t>
            </w:r>
            <w:r w:rsidR="00F6507C">
              <w:rPr>
                <w:rFonts w:ascii="Open Sans" w:hAnsi="Open Sans" w:cs="Open Sans"/>
                <w:sz w:val="18"/>
                <w:szCs w:val="18"/>
              </w:rPr>
              <w:t>One</w:t>
            </w:r>
            <w:r w:rsidR="00F6507C" w:rsidRPr="00CD0EE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 w:rsidR="00F6507C">
              <w:rPr>
                <w:rFonts w:ascii="Open Sans" w:hAnsi="Open Sans" w:cs="Open Sans"/>
                <w:sz w:val="18"/>
                <w:szCs w:val="18"/>
              </w:rPr>
              <w:t>Identity</w:t>
            </w:r>
            <w:r w:rsidR="00F6507C" w:rsidRPr="00CD0EE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отправляет автоматическое уведомление Ответственному за управление </w:t>
            </w:r>
            <w:proofErr w:type="spellStart"/>
            <w:r w:rsidR="00F6507C">
              <w:rPr>
                <w:rFonts w:ascii="Open Sans" w:hAnsi="Open Sans" w:cs="Open Sans"/>
                <w:sz w:val="18"/>
                <w:szCs w:val="18"/>
              </w:rPr>
              <w:t>SoD</w:t>
            </w:r>
            <w:proofErr w:type="spellEnd"/>
            <w:r w:rsidR="00F6507C" w:rsidRPr="00CD0EEE">
              <w:rPr>
                <w:rFonts w:ascii="Open Sans" w:hAnsi="Open Sans" w:cs="Open Sans"/>
                <w:sz w:val="18"/>
                <w:szCs w:val="18"/>
                <w:lang w:val="ru-RU"/>
              </w:rPr>
              <w:t>-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рисками в бизнес-процессе о выявленном </w:t>
            </w:r>
            <w:proofErr w:type="spellStart"/>
            <w:r w:rsidR="00F6507C">
              <w:rPr>
                <w:rFonts w:ascii="Open Sans" w:hAnsi="Open Sans" w:cs="Open Sans"/>
                <w:sz w:val="18"/>
                <w:szCs w:val="18"/>
              </w:rPr>
              <w:t>SoD</w:t>
            </w:r>
            <w:proofErr w:type="spellEnd"/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-конфликте. Ответственный за управление </w:t>
            </w:r>
            <w:r w:rsidR="00F6507C">
              <w:rPr>
                <w:rFonts w:ascii="Open Sans" w:hAnsi="Open Sans" w:cs="Open Sans"/>
                <w:sz w:val="18"/>
                <w:szCs w:val="18"/>
              </w:rPr>
              <w:t>SoD</w:t>
            </w:r>
            <w:r w:rsidR="00F6507C">
              <w:rPr>
                <w:rFonts w:ascii="Open Sans" w:hAnsi="Open Sans" w:cs="Open Sans"/>
                <w:sz w:val="18"/>
                <w:szCs w:val="18"/>
                <w:lang w:val="ru-RU"/>
              </w:rPr>
              <w:t>-рисками в бизнес-процессе проводит пост-мониторинг и принимает решение относительно выявленного конфликта (шаги 11-13).</w:t>
            </w:r>
          </w:p>
          <w:p w14:paraId="184E290E" w14:textId="1B7FAD08" w:rsidR="00372DEF" w:rsidRPr="00F6507C" w:rsidRDefault="00F6507C" w:rsidP="004A4937">
            <w:pPr>
              <w:pStyle w:val="af2"/>
              <w:numPr>
                <w:ilvl w:val="0"/>
                <w:numId w:val="48"/>
              </w:numPr>
              <w:spacing w:after="12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запрошена новая роль для ТОРГ системы, полномочия которой конфликтуют с полномочиями в не ТОРГ системе, но матрица конфликтов бизнес-ролей в АСУД </w:t>
            </w:r>
            <w:r>
              <w:rPr>
                <w:rFonts w:ascii="Open Sans" w:hAnsi="Open Sans" w:cs="Open Sans"/>
                <w:sz w:val="18"/>
                <w:szCs w:val="18"/>
              </w:rPr>
              <w:t>One</w:t>
            </w:r>
            <w:r w:rsidRP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</w:t>
            </w:r>
            <w:r w:rsidRPr="00F6507C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еще не обновлена, то данный кросс-системный риск не будет выявлен АСУД </w:t>
            </w:r>
            <w:r>
              <w:rPr>
                <w:rFonts w:ascii="Open Sans" w:hAnsi="Open Sans" w:cs="Open Sans"/>
                <w:sz w:val="18"/>
                <w:szCs w:val="18"/>
              </w:rPr>
              <w:t>One</w:t>
            </w:r>
            <w:r w:rsidRPr="00372DEF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. В этом случае данный кросс-системный риск будет выявлен по итогам проведения периодического мониторинга </w:t>
            </w:r>
            <w:r>
              <w:rPr>
                <w:rFonts w:ascii="Open Sans" w:hAnsi="Open Sans" w:cs="Open Sans"/>
                <w:sz w:val="18"/>
                <w:szCs w:val="18"/>
              </w:rPr>
              <w:t>SoD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-рисков на уровне пользователей после актуализации </w:t>
            </w:r>
            <w:r w:rsidR="004A4937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технических правил разделения полномочий (матрицы конфликтов бизнес-ролей в АСУД),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раздел 10.</w:t>
            </w:r>
          </w:p>
        </w:tc>
      </w:tr>
      <w:tr w:rsidR="009D4ED5" w:rsidRPr="00E94303" w14:paraId="2CEE02D4" w14:textId="77777777" w:rsidTr="00FF7FEE">
        <w:trPr>
          <w:trHeight w:val="579"/>
        </w:trPr>
        <w:tc>
          <w:tcPr>
            <w:tcW w:w="2410" w:type="dxa"/>
            <w:vAlign w:val="center"/>
          </w:tcPr>
          <w:p w14:paraId="03482929" w14:textId="471B140B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Шаг 3 «Анализ конфликтных ролей»</w:t>
            </w:r>
          </w:p>
        </w:tc>
        <w:tc>
          <w:tcPr>
            <w:tcW w:w="2126" w:type="dxa"/>
            <w:vAlign w:val="center"/>
          </w:tcPr>
          <w:p w14:paraId="62947AA0" w14:textId="71EBEA7B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Линейный руководитель пользователя</w:t>
            </w:r>
          </w:p>
        </w:tc>
        <w:tc>
          <w:tcPr>
            <w:tcW w:w="10348" w:type="dxa"/>
            <w:vAlign w:val="center"/>
          </w:tcPr>
          <w:p w14:paraId="025FB6A1" w14:textId="05FD5437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Линейный руководитель пользователя анализирует запрошенные роли в заявке и необходимость их присвоения пользователю.</w:t>
            </w:r>
          </w:p>
        </w:tc>
      </w:tr>
      <w:tr w:rsidR="009D4ED5" w:rsidRPr="00E94303" w14:paraId="3850B9C2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41EF3C4D" w14:textId="4D1164CE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Шаг 4 «Консультирование по методологии управления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>разделением полномочий»</w:t>
            </w:r>
          </w:p>
        </w:tc>
        <w:tc>
          <w:tcPr>
            <w:tcW w:w="2126" w:type="dxa"/>
            <w:vAlign w:val="center"/>
          </w:tcPr>
          <w:p w14:paraId="7B61B131" w14:textId="3BAD76F8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lastRenderedPageBreak/>
              <w:t xml:space="preserve">Центр экспертизы SoD в </w:t>
            </w:r>
            <w:r>
              <w:rPr>
                <w:rFonts w:ascii="Open Sans" w:hAnsi="Open Sans" w:cs="Open Sans"/>
                <w:sz w:val="18"/>
                <w:szCs w:val="18"/>
              </w:rPr>
              <w:t>активах</w:t>
            </w:r>
          </w:p>
        </w:tc>
        <w:tc>
          <w:tcPr>
            <w:tcW w:w="10348" w:type="dxa"/>
            <w:vAlign w:val="center"/>
          </w:tcPr>
          <w:p w14:paraId="3C0F76E3" w14:textId="3B8278D7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При необходимости Линейный руководитель пользователя / </w:t>
            </w:r>
            <w:r w:rsidR="00041090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может обратиться в Центр экспертизы SoD в </w:t>
            </w:r>
            <w:r>
              <w:rPr>
                <w:rFonts w:ascii="Open Sans" w:hAnsi="Open Sans" w:cs="Open Sans"/>
                <w:sz w:val="18"/>
                <w:szCs w:val="18"/>
              </w:rPr>
              <w:t>активах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 за консультацией по методологическим аспектам управления разделением полномочий.</w:t>
            </w:r>
          </w:p>
        </w:tc>
      </w:tr>
      <w:tr w:rsidR="009D4ED5" w:rsidRPr="00E94303" w14:paraId="60807EAA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0866D1CE" w14:textId="61760543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Шаг 5 «Отклонение конфликтной роли в запросе»</w:t>
            </w:r>
          </w:p>
        </w:tc>
        <w:tc>
          <w:tcPr>
            <w:tcW w:w="2126" w:type="dxa"/>
            <w:vAlign w:val="center"/>
          </w:tcPr>
          <w:p w14:paraId="014A1280" w14:textId="49B5EFB7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Линейный руководитель пользователя</w:t>
            </w:r>
          </w:p>
        </w:tc>
        <w:tc>
          <w:tcPr>
            <w:tcW w:w="10348" w:type="dxa"/>
            <w:vAlign w:val="center"/>
          </w:tcPr>
          <w:p w14:paraId="6B8B77D1" w14:textId="6DD78D06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Если по итогам анализа заявки на доступ Линейный руководитель пользователя приходит к заключению о том, что конфликтная роль пользователю не требуется, то он отклоняет ее в запросе. В этом случае конфликт полномочий оказывается разрешенным, далее процесс продолжается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согласно стандартной процедуре «Предоставление доступа».</w:t>
            </w:r>
          </w:p>
        </w:tc>
      </w:tr>
      <w:tr w:rsidR="009D4ED5" w:rsidRPr="00E94303" w14:paraId="141453A1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5E884DDC" w14:textId="39619B30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Шаг 6 «Обоснование необходимости конфликтных ролей, предложение компенсирующих мер»</w:t>
            </w:r>
          </w:p>
        </w:tc>
        <w:tc>
          <w:tcPr>
            <w:tcW w:w="2126" w:type="dxa"/>
            <w:vAlign w:val="center"/>
          </w:tcPr>
          <w:p w14:paraId="4F04457F" w14:textId="4C343165" w:rsidR="009D4ED5" w:rsidRPr="00E94303" w:rsidRDefault="00FF7F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Линейный руководитель пользователя</w:t>
            </w:r>
          </w:p>
        </w:tc>
        <w:tc>
          <w:tcPr>
            <w:tcW w:w="10348" w:type="dxa"/>
            <w:vAlign w:val="center"/>
          </w:tcPr>
          <w:p w14:paraId="28DDEC97" w14:textId="77777777" w:rsidR="009D4ED5" w:rsidRDefault="009D4ED5" w:rsidP="00372DEF">
            <w:pPr>
              <w:spacing w:after="120"/>
              <w:ind w:left="0"/>
              <w:rPr>
                <w:ins w:id="102" w:author="Kanashina, Aleksandra" w:date="2026-06-22T11:48:00Z"/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Если по итогам анализа заявки на доступ Линейный руководитель пользователя приходит к заключению о необходимости конфликтного присвоения пользователю, то он указывает эту необходимость как обоснование запроса в поле «Комментарий», а также фиксирует в этом поле предполагаемые к реализации компенсирующие меры для снижения риска. </w:t>
            </w:r>
          </w:p>
          <w:p w14:paraId="74210223" w14:textId="517BDD15" w:rsidR="000F640D" w:rsidRDefault="000F640D" w:rsidP="00372DEF">
            <w:pPr>
              <w:spacing w:after="120"/>
              <w:ind w:left="0"/>
              <w:rPr>
                <w:ins w:id="103" w:author="Kanashina, Aleksandra" w:date="2026-06-22T11:50:00Z"/>
                <w:rFonts w:ascii="Open Sans" w:hAnsi="Open Sans" w:cs="Open Sans"/>
                <w:bCs/>
                <w:sz w:val="18"/>
                <w:szCs w:val="18"/>
              </w:rPr>
            </w:pPr>
            <w:ins w:id="104" w:author="Kanashina, Aleksandra" w:date="2026-06-22T11:48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>Далее процесс переходит на шаг 7 дл</w:t>
              </w:r>
            </w:ins>
            <w:ins w:id="105" w:author="Kanashina, Aleksandra" w:date="2026-06-22T11:49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я заявок на доступ, обрабатывающихся в АСУД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One</w:t>
              </w:r>
              <w:r w:rsidRPr="000F640D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Identity</w:t>
              </w:r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и в ТОРГ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GRC</w:t>
              </w:r>
              <w:r w:rsidRPr="000F640D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AC</w:t>
              </w:r>
              <w:r w:rsidRPr="000F640D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</w:t>
              </w:r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после внесения в него необходимых доработок согласно Приложению </w:t>
              </w:r>
            </w:ins>
            <w:ins w:id="106" w:author="Kanashina, Aleksandra" w:date="2026-06-22T16:01:00Z">
              <w:r w:rsidR="00C14525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1, блок </w:t>
              </w:r>
            </w:ins>
            <w:ins w:id="107" w:author="Kanashina, Aleksandra" w:date="2026-06-22T16:02:00Z">
              <w:r w:rsidR="00C14525">
                <w:rPr>
                  <w:rFonts w:ascii="Open Sans" w:hAnsi="Open Sans" w:cs="Open Sans"/>
                  <w:bCs/>
                  <w:sz w:val="18"/>
                  <w:szCs w:val="18"/>
                </w:rPr>
                <w:t>1.</w:t>
              </w:r>
            </w:ins>
            <w:ins w:id="108" w:author="Kanashina, Aleksandra" w:date="2026-06-22T16:01:00Z">
              <w:r w:rsidR="00C14525">
                <w:rPr>
                  <w:rFonts w:ascii="Open Sans" w:hAnsi="Open Sans" w:cs="Open Sans"/>
                  <w:bCs/>
                  <w:sz w:val="18"/>
                  <w:szCs w:val="18"/>
                </w:rPr>
                <w:t>3.</w:t>
              </w:r>
            </w:ins>
            <w:ins w:id="109" w:author="Kanashina, Aleksandra" w:date="2026-06-22T16:02:00Z">
              <w:r w:rsidR="00C14525">
                <w:rPr>
                  <w:rFonts w:ascii="Open Sans" w:hAnsi="Open Sans" w:cs="Open Sans"/>
                  <w:bCs/>
                  <w:sz w:val="18"/>
                  <w:szCs w:val="18"/>
                </w:rPr>
                <w:t>1</w:t>
              </w:r>
            </w:ins>
            <w:ins w:id="110" w:author="Kanashina, Aleksandra" w:date="2026-06-22T11:50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. </w:t>
              </w:r>
            </w:ins>
          </w:p>
          <w:p w14:paraId="2E1FC6A4" w14:textId="496E3D3E" w:rsidR="000F640D" w:rsidRPr="000F640D" w:rsidRDefault="000F640D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ins w:id="111" w:author="Kanashina, Aleksandra" w:date="2026-06-22T11:50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Для заявок, обрабатываемых в ТОРГ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GRC</w:t>
              </w:r>
              <w:r w:rsidRPr="000F640D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</w:t>
              </w:r>
              <w:r>
                <w:rPr>
                  <w:rFonts w:ascii="Open Sans" w:hAnsi="Open Sans" w:cs="Open Sans"/>
                  <w:bCs/>
                  <w:sz w:val="18"/>
                  <w:szCs w:val="18"/>
                  <w:lang w:val="en-US"/>
                </w:rPr>
                <w:t>AC</w:t>
              </w:r>
              <w:r w:rsidRPr="000F640D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</w:t>
              </w:r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>до внесения в него необходимых доработок, процесс</w:t>
              </w:r>
            </w:ins>
            <w:ins w:id="112" w:author="Kanashina, Aleksandra" w:date="2026-06-23T09:11:00Z">
              <w:r w:rsidR="003A7463"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согласования заявки на доступ пользователю </w:t>
              </w:r>
            </w:ins>
            <w:ins w:id="113" w:author="Kanashina, Aleksandra" w:date="2026-06-22T11:50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 xml:space="preserve"> завершается на данном шаге.</w:t>
              </w:r>
            </w:ins>
          </w:p>
        </w:tc>
      </w:tr>
      <w:tr w:rsidR="009D4ED5" w:rsidRPr="00E94303" w14:paraId="47EE2DBF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6210D425" w14:textId="1806B031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Шаг 7 «Согласование запроса на доступ с конфликтными ролями» </w:t>
            </w:r>
          </w:p>
        </w:tc>
        <w:tc>
          <w:tcPr>
            <w:tcW w:w="2126" w:type="dxa"/>
            <w:vAlign w:val="center"/>
          </w:tcPr>
          <w:p w14:paraId="5EAD34A0" w14:textId="3059693C" w:rsidR="009D4ED5" w:rsidRPr="00E94303" w:rsidRDefault="00041090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348" w:type="dxa"/>
            <w:vAlign w:val="center"/>
          </w:tcPr>
          <w:p w14:paraId="3B407F75" w14:textId="5A6893A5" w:rsidR="009D4ED5" w:rsidRPr="00E94303" w:rsidRDefault="00041090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="009D4ED5"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анализирует запрос на доступ пользователю с конфликтом полномочий. </w:t>
            </w:r>
          </w:p>
          <w:p w14:paraId="191B4F33" w14:textId="77777777" w:rsidR="009D4ED5" w:rsidRPr="00E94303" w:rsidRDefault="009D4ED5" w:rsidP="00372DEF">
            <w:pPr>
              <w:spacing w:after="120"/>
              <w:ind w:left="0"/>
              <w:rPr>
                <w:rFonts w:ascii="Open Sans" w:eastAsiaTheme="minorHAnsi" w:hAnsi="Open Sans" w:cs="Open Sans"/>
                <w:sz w:val="18"/>
                <w:szCs w:val="18"/>
                <w:lang w:eastAsia="en-US"/>
              </w:rPr>
            </w:pPr>
            <w:r w:rsidRPr="00E94303">
              <w:rPr>
                <w:rFonts w:ascii="Open Sans" w:hAnsi="Open Sans" w:cs="Open Sans"/>
                <w:b/>
                <w:sz w:val="18"/>
                <w:szCs w:val="18"/>
              </w:rPr>
              <w:t>Для разрешения выявленных конфликтов полномочий на уровне пользователей может быть принято</w:t>
            </w:r>
            <w:r w:rsidRPr="00E94303">
              <w:rPr>
                <w:rFonts w:ascii="Open Sans" w:eastAsiaTheme="minorHAnsi" w:hAnsi="Open Sans" w:cs="Open Sans"/>
                <w:b/>
                <w:sz w:val="18"/>
                <w:szCs w:val="18"/>
                <w:lang w:eastAsia="en-US"/>
              </w:rPr>
              <w:t xml:space="preserve"> одно из следующих решений:</w:t>
            </w:r>
            <w:r w:rsidRPr="00E94303">
              <w:rPr>
                <w:rFonts w:ascii="Open Sans" w:eastAsiaTheme="minorHAnsi" w:hAnsi="Open Sans" w:cs="Open Sans"/>
                <w:sz w:val="18"/>
                <w:szCs w:val="18"/>
                <w:lang w:eastAsia="en-US"/>
              </w:rPr>
              <w:t xml:space="preserve"> </w:t>
            </w:r>
          </w:p>
          <w:p w14:paraId="557EAC7F" w14:textId="422313B4" w:rsidR="009D4ED5" w:rsidRPr="00E94303" w:rsidRDefault="009D4ED5" w:rsidP="00E47C16">
            <w:pPr>
              <w:pStyle w:val="af2"/>
              <w:numPr>
                <w:ilvl w:val="0"/>
                <w:numId w:val="35"/>
              </w:numPr>
              <w:spacing w:after="120"/>
              <w:ind w:left="316" w:hanging="284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Отклонение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 конфликтующей роли:</w:t>
            </w:r>
          </w:p>
          <w:p w14:paraId="77AC68FD" w14:textId="003FFA52" w:rsidR="009D4ED5" w:rsidRPr="00E94303" w:rsidRDefault="009D4ED5" w:rsidP="00372DEF">
            <w:pPr>
              <w:spacing w:after="120"/>
              <w:ind w:left="314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eastAsiaTheme="minorHAnsi" w:hAnsi="Open Sans" w:cs="Open Sans"/>
                <w:sz w:val="18"/>
                <w:szCs w:val="18"/>
              </w:rPr>
              <w:t xml:space="preserve">если </w:t>
            </w:r>
            <w:r w:rsidR="00041090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eastAsiaTheme="minorHAnsi" w:hAnsi="Open Sans" w:cs="Open Sans"/>
                <w:sz w:val="18"/>
                <w:szCs w:val="18"/>
              </w:rPr>
              <w:t xml:space="preserve">не видит достаточных обоснований для сохранения конфликтного присвоения, то он отклоняет конфликтующую роль в запросе на доступ. </w:t>
            </w:r>
          </w:p>
          <w:p w14:paraId="2C449E7C" w14:textId="77777777" w:rsidR="009D4ED5" w:rsidRPr="00E94303" w:rsidRDefault="009D4ED5" w:rsidP="00E47C16">
            <w:pPr>
              <w:pStyle w:val="af2"/>
              <w:numPr>
                <w:ilvl w:val="0"/>
                <w:numId w:val="35"/>
              </w:numPr>
              <w:spacing w:after="120"/>
              <w:ind w:left="316" w:hanging="284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Принятие конфликта на уровне пользователя:</w:t>
            </w:r>
          </w:p>
          <w:p w14:paraId="3AA786E1" w14:textId="27EEF8E3" w:rsidR="009D4ED5" w:rsidRPr="00E94303" w:rsidRDefault="00041090" w:rsidP="007B5AD1">
            <w:pPr>
              <w:spacing w:after="120"/>
              <w:ind w:left="314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="009D4ED5" w:rsidRPr="00E94303">
              <w:rPr>
                <w:rFonts w:ascii="Open Sans" w:eastAsiaTheme="minorHAnsi" w:hAnsi="Open Sans" w:cs="Open Sans"/>
                <w:sz w:val="18"/>
                <w:szCs w:val="18"/>
              </w:rPr>
              <w:t xml:space="preserve">может прийти к заключению о корректности конфликтного присвоения пользователю при наличии обоснованной необходимости. Для принятия решения он может использовать обоснование, указанное Инициатором запроса и Линейным руководителем пользователя. В этом случае </w:t>
            </w:r>
            <w:r w:rsidR="007B5AD1" w:rsidRPr="007B5AD1">
              <w:rPr>
                <w:rFonts w:ascii="Open Sans" w:eastAsiaTheme="minorHAnsi" w:hAnsi="Open Sans" w:cs="Open Sans"/>
                <w:sz w:val="18"/>
                <w:szCs w:val="18"/>
              </w:rPr>
              <w:t>Ответственн</w:t>
            </w:r>
            <w:r w:rsidR="007B5AD1">
              <w:rPr>
                <w:rFonts w:ascii="Open Sans" w:eastAsiaTheme="minorHAnsi" w:hAnsi="Open Sans" w:cs="Open Sans"/>
                <w:sz w:val="18"/>
                <w:szCs w:val="18"/>
              </w:rPr>
              <w:t>ому</w:t>
            </w:r>
            <w:r w:rsidR="007B5AD1" w:rsidRPr="007B5AD1">
              <w:rPr>
                <w:rFonts w:ascii="Open Sans" w:eastAsiaTheme="minorHAnsi" w:hAnsi="Open Sans" w:cs="Open Sans"/>
                <w:sz w:val="18"/>
                <w:szCs w:val="18"/>
              </w:rPr>
              <w:t xml:space="preserve"> за управление SoD-рисками в бизнес-процессе</w:t>
            </w:r>
            <w:r w:rsidR="009D4ED5" w:rsidRPr="00E94303">
              <w:rPr>
                <w:rFonts w:ascii="Open Sans" w:eastAsiaTheme="minorHAnsi" w:hAnsi="Open Sans" w:cs="Open Sans"/>
                <w:sz w:val="18"/>
                <w:szCs w:val="18"/>
              </w:rPr>
              <w:t xml:space="preserve"> необходимо согласовать конфликтное присвоение в запросе на доступ. При необходимости уточнения компенсирующих мер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="009D4ED5" w:rsidRPr="00E94303">
              <w:rPr>
                <w:rFonts w:ascii="Open Sans" w:eastAsiaTheme="minorHAnsi" w:hAnsi="Open Sans" w:cs="Open Sans"/>
                <w:sz w:val="18"/>
                <w:szCs w:val="18"/>
              </w:rPr>
              <w:t>может обратиться за помощью к Линейному руководителю пользователя.</w:t>
            </w:r>
          </w:p>
        </w:tc>
      </w:tr>
      <w:tr w:rsidR="009D4ED5" w:rsidRPr="00E94303" w14:paraId="7FD471C1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1683998E" w14:textId="267C57C8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Шаг 8 «Отклонение конфликтной роли в запросе»</w:t>
            </w:r>
          </w:p>
        </w:tc>
        <w:tc>
          <w:tcPr>
            <w:tcW w:w="2126" w:type="dxa"/>
            <w:vAlign w:val="center"/>
          </w:tcPr>
          <w:p w14:paraId="73542D39" w14:textId="7290E242" w:rsidR="009D4ED5" w:rsidRPr="00E94303" w:rsidRDefault="00041090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348" w:type="dxa"/>
            <w:vAlign w:val="center"/>
          </w:tcPr>
          <w:p w14:paraId="51A69CA6" w14:textId="2BB27FCC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Если по итогам проведенного анализа </w:t>
            </w:r>
            <w:r w:rsidR="00041090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приходит к заключению о том, что конфликтная роль пользователю не требуется, то он отклоняет ее в заявке на доступ. В этом случае процесс продолжается дальше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согласно стандартной процедуре «Предоставление доступа».</w:t>
            </w:r>
          </w:p>
        </w:tc>
      </w:tr>
      <w:tr w:rsidR="009D4ED5" w:rsidRPr="00E94303" w14:paraId="36828A9F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5CF2755D" w14:textId="4DEE0602" w:rsidR="009D4ED5" w:rsidRPr="00E94303" w:rsidRDefault="009D4ED5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Шаг 9 «Принятие риска с учетом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>предложенного обоснования (ш.6) и компенсирующих мер»</w:t>
            </w:r>
          </w:p>
        </w:tc>
        <w:tc>
          <w:tcPr>
            <w:tcW w:w="2126" w:type="dxa"/>
            <w:vAlign w:val="center"/>
          </w:tcPr>
          <w:p w14:paraId="687C02A6" w14:textId="0A4E8646" w:rsidR="009D4ED5" w:rsidRPr="00041090" w:rsidRDefault="00041090" w:rsidP="00372DEF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lastRenderedPageBreak/>
              <w:t>Ответственный за управление SoD-</w:t>
            </w:r>
            <w:r>
              <w:rPr>
                <w:rFonts w:ascii="Open Sans" w:hAnsi="Open Sans" w:cs="Open Sans"/>
                <w:sz w:val="18"/>
                <w:szCs w:val="18"/>
              </w:rPr>
              <w:lastRenderedPageBreak/>
              <w:t>рисками в бизнес-процессе</w:t>
            </w:r>
          </w:p>
        </w:tc>
        <w:tc>
          <w:tcPr>
            <w:tcW w:w="10348" w:type="dxa"/>
            <w:vAlign w:val="center"/>
          </w:tcPr>
          <w:p w14:paraId="7BF82DFB" w14:textId="698930C2" w:rsidR="009D4ED5" w:rsidRPr="00E94303" w:rsidRDefault="009D4ED5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 xml:space="preserve">Если </w:t>
            </w:r>
            <w:r w:rsidR="00041090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принимает решение о согласовании конфликтного присвоения пользователю, то он согласует запрос, указав в поле «Комментарий» соответствующее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>примечание. При необходимости он может также детализировать предложенные Линейным руководителем пользователя компенсирующие риск меры.</w:t>
            </w:r>
          </w:p>
          <w:p w14:paraId="5C8D5F01" w14:textId="01C15E63" w:rsidR="009D4ED5" w:rsidRPr="00E94303" w:rsidRDefault="009D4ED5" w:rsidP="00163D1C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На текущем этапе внедрения процесса управления рисками конфликтов полномочий ограничиваемся обоснованием принятия конфликта в поле комментарий </w:t>
            </w:r>
            <w:ins w:id="114" w:author="Kanashina, Aleksandra" w:date="2026-06-22T12:08:00Z">
              <w:r w:rsidR="00163D1C">
                <w:rPr>
                  <w:rFonts w:ascii="Open Sans" w:hAnsi="Open Sans" w:cs="Open Sans"/>
                  <w:sz w:val="18"/>
                  <w:szCs w:val="18"/>
                </w:rPr>
                <w:t>(</w:t>
              </w:r>
            </w:ins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без </w:t>
            </w:r>
            <w:ins w:id="115" w:author="Kanashina, Aleksandra" w:date="2026-06-22T12:10:00Z">
              <w:r w:rsidR="00163D1C">
                <w:rPr>
                  <w:rFonts w:ascii="Open Sans" w:hAnsi="Open Sans" w:cs="Open Sans"/>
                  <w:sz w:val="18"/>
                  <w:szCs w:val="18"/>
                </w:rPr>
                <w:t>занесения в сис</w:t>
              </w:r>
            </w:ins>
            <w:ins w:id="116" w:author="Kanashina, Aleksandra" w:date="2026-06-22T12:11:00Z">
              <w:r w:rsidR="00163D1C">
                <w:rPr>
                  <w:rFonts w:ascii="Open Sans" w:hAnsi="Open Sans" w:cs="Open Sans"/>
                  <w:sz w:val="18"/>
                  <w:szCs w:val="18"/>
                </w:rPr>
                <w:t>тему</w:t>
              </w:r>
            </w:ins>
            <w:ins w:id="117" w:author="Kanashina, Aleksandra" w:date="2026-06-22T12:10:00Z">
              <w:r w:rsidR="00163D1C">
                <w:rPr>
                  <w:rFonts w:ascii="Open Sans" w:hAnsi="Open Sans" w:cs="Open Sans"/>
                  <w:sz w:val="18"/>
                  <w:szCs w:val="18"/>
                </w:rPr>
                <w:t xml:space="preserve"> </w:t>
              </w:r>
            </w:ins>
            <w:ins w:id="118" w:author="Kanashina, Aleksandra" w:date="2026-06-22T12:08:00Z">
              <w:r w:rsidR="00163D1C">
                <w:rPr>
                  <w:rFonts w:ascii="Open Sans" w:hAnsi="Open Sans" w:cs="Open Sans"/>
                  <w:sz w:val="18"/>
                  <w:szCs w:val="18"/>
                </w:rPr>
                <w:t>формальных</w:t>
              </w:r>
            </w:ins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 компенсирующих контрольных процедур</w:t>
            </w:r>
            <w:ins w:id="119" w:author="Kanashina, Aleksandra" w:date="2026-06-22T12:08:00Z">
              <w:r w:rsidR="00163D1C">
                <w:rPr>
                  <w:rFonts w:ascii="Open Sans" w:hAnsi="Open Sans" w:cs="Open Sans"/>
                  <w:sz w:val="18"/>
                  <w:szCs w:val="18"/>
                </w:rPr>
                <w:t xml:space="preserve"> через </w:t>
              </w:r>
            </w:ins>
            <w:ins w:id="120" w:author="Kanashina, Aleksandra" w:date="2026-06-22T12:09:00Z">
              <w:r w:rsidR="00163D1C">
                <w:rPr>
                  <w:rFonts w:ascii="Open Sans" w:hAnsi="Open Sans" w:cs="Open Sans"/>
                  <w:sz w:val="18"/>
                  <w:szCs w:val="18"/>
                </w:rPr>
                <w:t>соответствующий</w:t>
              </w:r>
            </w:ins>
            <w:ins w:id="121" w:author="Kanashina, Aleksandra" w:date="2026-06-22T12:08:00Z">
              <w:r w:rsidR="00163D1C">
                <w:rPr>
                  <w:rFonts w:ascii="Open Sans" w:hAnsi="Open Sans" w:cs="Open Sans"/>
                  <w:sz w:val="18"/>
                  <w:szCs w:val="18"/>
                </w:rPr>
                <w:t xml:space="preserve"> объект)</w:t>
              </w:r>
            </w:ins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 и регулярным мониторингом принятых конфликтов и обоснований (раздел 10).</w:t>
            </w:r>
          </w:p>
        </w:tc>
      </w:tr>
      <w:tr w:rsidR="00075CD5" w:rsidRPr="00E94303" w14:paraId="753290D8" w14:textId="77777777" w:rsidTr="00FF7FEE">
        <w:trPr>
          <w:trHeight w:val="510"/>
          <w:ins w:id="122" w:author="Kanashina, Aleksandra" w:date="2026-06-22T11:17:00Z"/>
        </w:trPr>
        <w:tc>
          <w:tcPr>
            <w:tcW w:w="2410" w:type="dxa"/>
            <w:vAlign w:val="center"/>
          </w:tcPr>
          <w:p w14:paraId="3F8DD1DC" w14:textId="4083437F" w:rsidR="00075CD5" w:rsidRPr="00E94303" w:rsidRDefault="00075CD5" w:rsidP="00372DEF">
            <w:pPr>
              <w:spacing w:after="120"/>
              <w:ind w:left="0"/>
              <w:jc w:val="left"/>
              <w:rPr>
                <w:ins w:id="123" w:author="Kanashina, Aleksandra" w:date="2026-06-22T11:17:00Z"/>
                <w:rFonts w:ascii="Open Sans" w:hAnsi="Open Sans" w:cs="Open Sans"/>
                <w:bCs/>
                <w:sz w:val="18"/>
                <w:szCs w:val="18"/>
              </w:rPr>
            </w:pPr>
            <w:ins w:id="124" w:author="Kanashina, Aleksandra" w:date="2026-06-22T11:17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lastRenderedPageBreak/>
                <w:t xml:space="preserve">Шаг </w:t>
              </w:r>
            </w:ins>
            <w:ins w:id="125" w:author="Kanashina, Aleksandra" w:date="2026-06-22T11:18:00Z">
              <w:r>
                <w:rPr>
                  <w:rFonts w:ascii="Open Sans" w:hAnsi="Open Sans" w:cs="Open Sans"/>
                  <w:bCs/>
                  <w:sz w:val="18"/>
                  <w:szCs w:val="18"/>
                </w:rPr>
                <w:t>10 «Отправка автоматического уведомления группе Экономической безопасности»</w:t>
              </w:r>
            </w:ins>
          </w:p>
        </w:tc>
        <w:tc>
          <w:tcPr>
            <w:tcW w:w="2126" w:type="dxa"/>
            <w:vAlign w:val="center"/>
          </w:tcPr>
          <w:p w14:paraId="3EB8AFC7" w14:textId="6655495B" w:rsidR="00075CD5" w:rsidRDefault="00075CD5" w:rsidP="00372DEF">
            <w:pPr>
              <w:spacing w:after="120"/>
              <w:ind w:left="0"/>
              <w:jc w:val="left"/>
              <w:rPr>
                <w:ins w:id="126" w:author="Kanashina, Aleksandra" w:date="2026-06-22T11:17:00Z"/>
                <w:rFonts w:ascii="Open Sans" w:hAnsi="Open Sans" w:cs="Open Sans"/>
                <w:sz w:val="18"/>
                <w:szCs w:val="18"/>
              </w:rPr>
            </w:pPr>
            <w:ins w:id="127" w:author="Kanashina, Aleksandra" w:date="2026-06-22T11:18:00Z">
              <w:r>
                <w:rPr>
                  <w:rFonts w:ascii="Open Sans" w:hAnsi="Open Sans" w:cs="Open Sans"/>
                  <w:sz w:val="18"/>
                  <w:szCs w:val="18"/>
                </w:rPr>
                <w:t xml:space="preserve">Автоматический шаг, выполняемый системой </w:t>
              </w:r>
              <w:r w:rsidRPr="00E94303">
                <w:rPr>
                  <w:rFonts w:ascii="Open Sans" w:hAnsi="Open Sans" w:cs="Open Sans"/>
                  <w:sz w:val="18"/>
                  <w:szCs w:val="18"/>
                </w:rPr>
                <w:t>ТОРГ GRC AC</w:t>
              </w:r>
              <w:r>
                <w:rPr>
                  <w:rFonts w:ascii="Open Sans" w:hAnsi="Open Sans" w:cs="Open Sans"/>
                  <w:sz w:val="18"/>
                  <w:szCs w:val="18"/>
                </w:rPr>
                <w:t xml:space="preserve"> / АСУД </w:t>
              </w:r>
              <w:r w:rsidRPr="00E94303">
                <w:rPr>
                  <w:rFonts w:ascii="Open Sans" w:hAnsi="Open Sans" w:cs="Open Sans"/>
                  <w:sz w:val="18"/>
                  <w:szCs w:val="18"/>
                </w:rPr>
                <w:t>One Identity</w:t>
              </w:r>
            </w:ins>
          </w:p>
        </w:tc>
        <w:tc>
          <w:tcPr>
            <w:tcW w:w="10348" w:type="dxa"/>
            <w:vAlign w:val="center"/>
          </w:tcPr>
          <w:p w14:paraId="4E3C2A60" w14:textId="75320006" w:rsidR="00075CD5" w:rsidRPr="00E94303" w:rsidRDefault="002B327D" w:rsidP="000D23F8">
            <w:pPr>
              <w:spacing w:after="120"/>
              <w:ind w:left="0"/>
              <w:rPr>
                <w:ins w:id="128" w:author="Kanashina, Aleksandra" w:date="2026-06-22T11:17:00Z"/>
                <w:rFonts w:ascii="Open Sans" w:hAnsi="Open Sans" w:cs="Open Sans"/>
                <w:bCs/>
                <w:sz w:val="18"/>
                <w:szCs w:val="18"/>
              </w:rPr>
            </w:pPr>
            <w:ins w:id="129" w:author="Kanashina, Aleksandra" w:date="2026-06-22T11:19:00Z">
              <w:r w:rsidRPr="00E94303">
                <w:rPr>
                  <w:rFonts w:ascii="Open Sans" w:hAnsi="Open Sans" w:cs="Open Sans"/>
                  <w:sz w:val="18"/>
                  <w:szCs w:val="18"/>
                </w:rPr>
                <w:t xml:space="preserve">После согласования заявки на доступ с конфликтным присвоением информационное уведомление </w:t>
              </w:r>
            </w:ins>
            <w:ins w:id="130" w:author="Kanashina, Aleksandra" w:date="2026-06-22T16:02:00Z">
              <w:r w:rsidR="00C14525">
                <w:rPr>
                  <w:rFonts w:ascii="Open Sans" w:hAnsi="Open Sans" w:cs="Open Sans"/>
                  <w:sz w:val="18"/>
                  <w:szCs w:val="18"/>
                </w:rPr>
                <w:t>должно быть</w:t>
              </w:r>
            </w:ins>
            <w:ins w:id="131" w:author="Kanashina, Aleksandra" w:date="2026-06-22T11:19:00Z">
              <w:r w:rsidRPr="00E94303">
                <w:rPr>
                  <w:rFonts w:ascii="Open Sans" w:hAnsi="Open Sans" w:cs="Open Sans"/>
                  <w:sz w:val="18"/>
                  <w:szCs w:val="18"/>
                </w:rPr>
                <w:t xml:space="preserve"> автоматически сформировано и направлено группе Экономической безопасности.</w:t>
              </w:r>
            </w:ins>
            <w:ins w:id="132" w:author="Kanashina, Aleksandra" w:date="2026-06-23T09:12:00Z">
              <w:r w:rsidR="002470C7">
                <w:rPr>
                  <w:rFonts w:ascii="Open Sans" w:hAnsi="Open Sans" w:cs="Open Sans"/>
                  <w:sz w:val="18"/>
                  <w:szCs w:val="18"/>
                </w:rPr>
                <w:t xml:space="preserve"> Для реализации данного в с</w:t>
              </w:r>
            </w:ins>
            <w:ins w:id="133" w:author="Kanashina, Aleksandra" w:date="2026-06-23T09:13:00Z">
              <w:r w:rsidR="002470C7">
                <w:rPr>
                  <w:rFonts w:ascii="Open Sans" w:hAnsi="Open Sans" w:cs="Open Sans"/>
                  <w:sz w:val="18"/>
                  <w:szCs w:val="18"/>
                </w:rPr>
                <w:t xml:space="preserve">истеме должна быть выполнена соответствующая настройка (Приложение </w:t>
              </w:r>
            </w:ins>
            <w:ins w:id="134" w:author="Kanashina, Aleksandra" w:date="2026-06-23T09:27:00Z">
              <w:r w:rsidR="000D23F8">
                <w:rPr>
                  <w:rFonts w:ascii="Open Sans" w:hAnsi="Open Sans" w:cs="Open Sans"/>
                  <w:sz w:val="18"/>
                  <w:szCs w:val="18"/>
                </w:rPr>
                <w:t>1</w:t>
              </w:r>
            </w:ins>
            <w:ins w:id="135" w:author="Kanashina, Aleksandra" w:date="2026-06-23T09:13:00Z">
              <w:r w:rsidR="002470C7">
                <w:rPr>
                  <w:rFonts w:ascii="Open Sans" w:hAnsi="Open Sans" w:cs="Open Sans"/>
                  <w:sz w:val="18"/>
                  <w:szCs w:val="18"/>
                </w:rPr>
                <w:t xml:space="preserve">, </w:t>
              </w:r>
              <w:proofErr w:type="gramStart"/>
              <w:r w:rsidR="002470C7">
                <w:rPr>
                  <w:rFonts w:ascii="Open Sans" w:hAnsi="Open Sans" w:cs="Open Sans"/>
                  <w:sz w:val="18"/>
                  <w:szCs w:val="18"/>
                </w:rPr>
                <w:t xml:space="preserve">блок  </w:t>
              </w:r>
            </w:ins>
            <w:ins w:id="136" w:author="Kanashina, Aleksandra" w:date="2026-06-23T09:27:00Z">
              <w:r w:rsidR="000D23F8">
                <w:rPr>
                  <w:rFonts w:ascii="Open Sans" w:hAnsi="Open Sans" w:cs="Open Sans"/>
                  <w:sz w:val="18"/>
                  <w:szCs w:val="18"/>
                </w:rPr>
                <w:t>1</w:t>
              </w:r>
            </w:ins>
            <w:ins w:id="137" w:author="Kanashina, Aleksandra" w:date="2026-06-23T09:13:00Z">
              <w:r w:rsidR="002470C7">
                <w:rPr>
                  <w:rFonts w:ascii="Open Sans" w:hAnsi="Open Sans" w:cs="Open Sans"/>
                  <w:sz w:val="18"/>
                  <w:szCs w:val="18"/>
                </w:rPr>
                <w:t>.2.2</w:t>
              </w:r>
              <w:proofErr w:type="gramEnd"/>
              <w:r w:rsidR="002470C7">
                <w:rPr>
                  <w:rFonts w:ascii="Open Sans" w:hAnsi="Open Sans" w:cs="Open Sans"/>
                  <w:sz w:val="18"/>
                  <w:szCs w:val="18"/>
                </w:rPr>
                <w:t>).</w:t>
              </w:r>
            </w:ins>
          </w:p>
        </w:tc>
      </w:tr>
      <w:tr w:rsidR="00CD0EEE" w:rsidRPr="00E94303" w14:paraId="095C3B72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6CFB3BAA" w14:textId="006C236E" w:rsidR="00CD0EEE" w:rsidRPr="00E94303" w:rsidRDefault="00CD0EEE" w:rsidP="00075CD5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>Шаг 1</w:t>
            </w:r>
            <w:r w:rsidR="00075CD5">
              <w:rPr>
                <w:rFonts w:ascii="Open Sans" w:hAnsi="Open Sans" w:cs="Open Sans"/>
                <w:bCs/>
                <w:sz w:val="18"/>
                <w:szCs w:val="18"/>
              </w:rPr>
              <w:t>1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«</w:t>
            </w:r>
            <w:r w:rsidR="006912C4" w:rsidRPr="006912C4">
              <w:rPr>
                <w:rFonts w:ascii="Open Sans" w:hAnsi="Open Sans" w:cs="Open Sans"/>
                <w:bCs/>
                <w:sz w:val="18"/>
                <w:szCs w:val="18"/>
              </w:rPr>
              <w:t>Анализ выявленных конфликтных полномочий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»</w:t>
            </w:r>
          </w:p>
        </w:tc>
        <w:tc>
          <w:tcPr>
            <w:tcW w:w="2126" w:type="dxa"/>
            <w:vAlign w:val="center"/>
          </w:tcPr>
          <w:p w14:paraId="7D2CDCE5" w14:textId="40ACFB43" w:rsidR="00CD0EEE" w:rsidRDefault="00CD0EEE" w:rsidP="00CD0EEE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348" w:type="dxa"/>
            <w:vAlign w:val="center"/>
          </w:tcPr>
          <w:p w14:paraId="497C5794" w14:textId="5245B245" w:rsidR="00CD0EEE" w:rsidRDefault="00CD0EEE" w:rsidP="00CD0EEE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анализирует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выявленный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-конфликт на уровне пользователя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. </w:t>
            </w:r>
          </w:p>
          <w:p w14:paraId="3E6BC5C5" w14:textId="77777777" w:rsidR="00CD0EEE" w:rsidRDefault="00CD0EEE" w:rsidP="00CD0EEE">
            <w:pPr>
              <w:spacing w:after="120"/>
              <w:ind w:left="0"/>
              <w:rPr>
                <w:rFonts w:ascii="Open Sans" w:eastAsiaTheme="minorHAnsi" w:hAnsi="Open Sans" w:cs="Open Sans"/>
                <w:b/>
                <w:sz w:val="18"/>
                <w:szCs w:val="18"/>
                <w:lang w:eastAsia="en-US"/>
              </w:rPr>
            </w:pPr>
            <w:r w:rsidRPr="00CD0EEE">
              <w:rPr>
                <w:rFonts w:ascii="Open Sans" w:hAnsi="Open Sans" w:cs="Open Sans"/>
                <w:b/>
                <w:sz w:val="18"/>
                <w:szCs w:val="18"/>
              </w:rPr>
              <w:t>Для разрешения выявленных конфликтов полномочий на уровне пользователей может быть принято</w:t>
            </w:r>
            <w:r w:rsidRPr="00CD0EEE">
              <w:rPr>
                <w:rFonts w:ascii="Open Sans" w:eastAsiaTheme="minorHAnsi" w:hAnsi="Open Sans" w:cs="Open Sans"/>
                <w:b/>
                <w:sz w:val="18"/>
                <w:szCs w:val="18"/>
                <w:lang w:eastAsia="en-US"/>
              </w:rPr>
              <w:t xml:space="preserve"> одно из следующих решений</w:t>
            </w:r>
            <w:r>
              <w:rPr>
                <w:rFonts w:ascii="Open Sans" w:eastAsiaTheme="minorHAnsi" w:hAnsi="Open Sans" w:cs="Open Sans"/>
                <w:b/>
                <w:sz w:val="18"/>
                <w:szCs w:val="18"/>
                <w:lang w:eastAsia="en-US"/>
              </w:rPr>
              <w:t>:</w:t>
            </w:r>
          </w:p>
          <w:p w14:paraId="68E71660" w14:textId="4932D6EB" w:rsidR="00CD0EEE" w:rsidRPr="00CD0EEE" w:rsidRDefault="00CD0EEE" w:rsidP="00DA120C">
            <w:pPr>
              <w:pStyle w:val="af2"/>
              <w:numPr>
                <w:ilvl w:val="0"/>
                <w:numId w:val="46"/>
              </w:numPr>
              <w:spacing w:after="120"/>
              <w:ind w:left="318" w:hanging="279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CD0EEE">
              <w:rPr>
                <w:rFonts w:ascii="Open Sans" w:hAnsi="Open Sans" w:cs="Open Sans"/>
                <w:sz w:val="18"/>
                <w:szCs w:val="18"/>
                <w:lang w:val="ru-RU"/>
              </w:rPr>
              <w:t>Отзыв конфликтующей роли:</w:t>
            </w:r>
          </w:p>
          <w:p w14:paraId="580DDED0" w14:textId="77777777" w:rsidR="00CD0EEE" w:rsidRDefault="00CD0EEE" w:rsidP="00CD0EEE">
            <w:pPr>
              <w:spacing w:after="120"/>
              <w:ind w:left="314"/>
              <w:rPr>
                <w:rFonts w:ascii="Open Sans" w:hAnsi="Open Sans" w:cs="Open Sans"/>
                <w:sz w:val="18"/>
                <w:szCs w:val="18"/>
              </w:rPr>
            </w:pPr>
            <w:r w:rsidRPr="009F69B9">
              <w:rPr>
                <w:rFonts w:ascii="Open Sans" w:hAnsi="Open Sans" w:cs="Open Sans"/>
                <w:sz w:val="18"/>
                <w:szCs w:val="18"/>
              </w:rPr>
              <w:t xml:space="preserve">если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9F69B9">
              <w:rPr>
                <w:rFonts w:ascii="Open Sans" w:hAnsi="Open Sans" w:cs="Open Sans"/>
                <w:sz w:val="18"/>
                <w:szCs w:val="18"/>
              </w:rPr>
              <w:t xml:space="preserve">не видит достаточных обоснований для сохранения конфликтного присвоения, то он запускает процедуру отзыва уже присвоенной пользователю конфликтной роли согласно подпроцессу «Отзыв доступа» процедуры Предоставления доступа. </w:t>
            </w:r>
          </w:p>
          <w:p w14:paraId="3022993B" w14:textId="6996C4EE" w:rsidR="00CD0EEE" w:rsidRPr="009F69B9" w:rsidRDefault="00CD0EEE" w:rsidP="00DA120C">
            <w:pPr>
              <w:pStyle w:val="af2"/>
              <w:numPr>
                <w:ilvl w:val="0"/>
                <w:numId w:val="46"/>
              </w:numPr>
              <w:spacing w:after="120"/>
              <w:ind w:left="318" w:hanging="286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9F69B9">
              <w:rPr>
                <w:rFonts w:ascii="Open Sans" w:hAnsi="Open Sans" w:cs="Open Sans"/>
                <w:sz w:val="18"/>
                <w:szCs w:val="18"/>
                <w:lang w:val="ru-RU"/>
              </w:rPr>
              <w:t>Принятие конфликта на уровне пользователя:</w:t>
            </w:r>
          </w:p>
          <w:p w14:paraId="3D232C03" w14:textId="03423AC4" w:rsidR="00CD0EEE" w:rsidRPr="00911F59" w:rsidRDefault="00CD0EEE" w:rsidP="00FB73C8">
            <w:pPr>
              <w:spacing w:before="120" w:after="120"/>
              <w:ind w:left="314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9F69B9">
              <w:rPr>
                <w:rFonts w:ascii="Open Sans" w:hAnsi="Open Sans" w:cs="Open Sans"/>
                <w:sz w:val="18"/>
                <w:szCs w:val="18"/>
              </w:rPr>
              <w:t>может прийти к заключению о корректности конфликтного присвоения пользователю при наличии обоснованной необходимости.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 xml:space="preserve"> В этом случае он разрабатывает компенсирующие </w:t>
            </w:r>
            <w:r w:rsidR="00FB73C8">
              <w:rPr>
                <w:rFonts w:ascii="Open Sans" w:hAnsi="Open Sans" w:cs="Open Sans"/>
                <w:sz w:val="18"/>
                <w:szCs w:val="18"/>
              </w:rPr>
              <w:t>меры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>, при необходимости привлекая Линейного руководителя пользователя.</w:t>
            </w:r>
          </w:p>
        </w:tc>
      </w:tr>
      <w:tr w:rsidR="00382D04" w:rsidRPr="00E94303" w14:paraId="203D4408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30FE0854" w14:textId="0BED498B" w:rsidR="00382D04" w:rsidRPr="00E94303" w:rsidRDefault="00CD0EEE" w:rsidP="00075CD5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bookmarkStart w:id="138" w:name="Диаграммы_подпроцессов_6da99c16"/>
            <w:r>
              <w:rPr>
                <w:rFonts w:ascii="Open Sans" w:hAnsi="Open Sans" w:cs="Open Sans"/>
                <w:bCs/>
                <w:sz w:val="18"/>
                <w:szCs w:val="18"/>
              </w:rPr>
              <w:t>Шаг 1</w:t>
            </w:r>
            <w:r w:rsidR="00075CD5">
              <w:rPr>
                <w:rFonts w:ascii="Open Sans" w:hAnsi="Open Sans" w:cs="Open Sans"/>
                <w:bCs/>
                <w:sz w:val="18"/>
                <w:szCs w:val="18"/>
              </w:rPr>
              <w:t>2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«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Отзыв конфликтующих полномочий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»</w:t>
            </w:r>
          </w:p>
        </w:tc>
        <w:tc>
          <w:tcPr>
            <w:tcW w:w="2126" w:type="dxa"/>
            <w:vAlign w:val="center"/>
          </w:tcPr>
          <w:p w14:paraId="1C925EBA" w14:textId="52BD6115" w:rsidR="00382D04" w:rsidRDefault="00CD0EEE" w:rsidP="00372DEF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348" w:type="dxa"/>
            <w:vAlign w:val="center"/>
          </w:tcPr>
          <w:p w14:paraId="3648C1BD" w14:textId="7F8020C2" w:rsidR="00382D04" w:rsidRPr="00E94303" w:rsidRDefault="00CD0EEE" w:rsidP="00372DEF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Если по итогам проведенного анализа </w:t>
            </w: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  <w:r w:rsidRPr="009F69B9">
              <w:rPr>
                <w:rFonts w:ascii="Open Sans" w:hAnsi="Open Sans" w:cs="Open Sans"/>
                <w:sz w:val="18"/>
                <w:szCs w:val="18"/>
              </w:rPr>
              <w:t xml:space="preserve"> не видит достаточных обоснований для сохранения конфликтного присвоения, то он запускает процедуру отзыва уже присвоенной пользователю конфликтной роли согласно подпроцессу «Отзыв доступа» процедуры Предоставления доступа.</w:t>
            </w:r>
          </w:p>
        </w:tc>
      </w:tr>
      <w:tr w:rsidR="00CD0EEE" w:rsidRPr="00E94303" w14:paraId="452CCAF1" w14:textId="77777777" w:rsidTr="00FF7FEE">
        <w:trPr>
          <w:trHeight w:val="510"/>
        </w:trPr>
        <w:tc>
          <w:tcPr>
            <w:tcW w:w="2410" w:type="dxa"/>
            <w:vAlign w:val="center"/>
          </w:tcPr>
          <w:p w14:paraId="1785158C" w14:textId="70D5802C" w:rsidR="00CD0EEE" w:rsidRPr="00E94303" w:rsidRDefault="00CD0EEE" w:rsidP="00FB73C8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>Шаг 1</w:t>
            </w:r>
            <w:r w:rsidR="00075CD5">
              <w:rPr>
                <w:rFonts w:ascii="Open Sans" w:hAnsi="Open Sans" w:cs="Open Sans"/>
                <w:bCs/>
                <w:sz w:val="18"/>
                <w:szCs w:val="18"/>
              </w:rPr>
              <w:t>3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«</w:t>
            </w:r>
            <w:r w:rsidR="00EF72FD" w:rsidRPr="00EF72FD">
              <w:rPr>
                <w:rFonts w:ascii="Open Sans" w:hAnsi="Open Sans" w:cs="Open Sans"/>
                <w:bCs/>
                <w:sz w:val="18"/>
                <w:szCs w:val="18"/>
              </w:rPr>
              <w:t xml:space="preserve">Разработка компенсирующих </w:t>
            </w:r>
            <w:r w:rsidR="00FB73C8">
              <w:rPr>
                <w:rFonts w:ascii="Open Sans" w:hAnsi="Open Sans" w:cs="Open Sans"/>
                <w:bCs/>
                <w:sz w:val="18"/>
                <w:szCs w:val="18"/>
              </w:rPr>
              <w:t>мер</w:t>
            </w:r>
            <w:r w:rsidR="00FB73C8" w:rsidRPr="00EF72FD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="00EF72FD" w:rsidRPr="00EF72FD">
              <w:rPr>
                <w:rFonts w:ascii="Open Sans" w:hAnsi="Open Sans" w:cs="Open Sans"/>
                <w:bCs/>
                <w:sz w:val="18"/>
                <w:szCs w:val="18"/>
              </w:rPr>
              <w:t>и принятие риска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»</w:t>
            </w:r>
          </w:p>
        </w:tc>
        <w:tc>
          <w:tcPr>
            <w:tcW w:w="2126" w:type="dxa"/>
            <w:vAlign w:val="center"/>
          </w:tcPr>
          <w:p w14:paraId="67984A2A" w14:textId="757A98F9" w:rsidR="00CD0EEE" w:rsidRDefault="00CD0EEE" w:rsidP="00CD0EEE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бизнес-процессе</w:t>
            </w:r>
          </w:p>
        </w:tc>
        <w:tc>
          <w:tcPr>
            <w:tcW w:w="10348" w:type="dxa"/>
            <w:vAlign w:val="center"/>
          </w:tcPr>
          <w:p w14:paraId="238F3841" w14:textId="1BCE441B" w:rsidR="00FE0C9E" w:rsidRPr="005A6BD1" w:rsidRDefault="00CD0EEE" w:rsidP="00435D4F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Если 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SoD-рисками в бизнес-процессе 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принимает решение о согласовании конфликтного присвоения пользователю, то он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 также должен разработать компенсирующие </w:t>
            </w:r>
            <w:r w:rsidR="00FB73C8">
              <w:rPr>
                <w:rFonts w:ascii="Open Sans" w:hAnsi="Open Sans" w:cs="Open Sans"/>
                <w:sz w:val="18"/>
                <w:szCs w:val="18"/>
              </w:rPr>
              <w:t xml:space="preserve">меры 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для снижения данного риска. </w:t>
            </w:r>
            <w:r w:rsidR="00FE0C9E" w:rsidRPr="009F69B9">
              <w:rPr>
                <w:rFonts w:ascii="Open Sans" w:hAnsi="Open Sans" w:cs="Open Sans"/>
                <w:sz w:val="18"/>
                <w:szCs w:val="18"/>
              </w:rPr>
              <w:t xml:space="preserve">Для разработки компенсирующих </w:t>
            </w:r>
            <w:r w:rsidR="008041C8" w:rsidRPr="009F69B9">
              <w:rPr>
                <w:rFonts w:ascii="Open Sans" w:hAnsi="Open Sans" w:cs="Open Sans"/>
                <w:sz w:val="18"/>
                <w:szCs w:val="18"/>
              </w:rPr>
              <w:t xml:space="preserve">мер </w:t>
            </w:r>
            <w:r w:rsidR="008041C8">
              <w:rPr>
                <w:rFonts w:ascii="Open Sans" w:hAnsi="Open Sans" w:cs="Open Sans"/>
                <w:sz w:val="18"/>
                <w:szCs w:val="18"/>
              </w:rPr>
              <w:t>Ответственный</w:t>
            </w:r>
            <w:r w:rsidR="00FE0C9E">
              <w:rPr>
                <w:rFonts w:ascii="Open Sans" w:hAnsi="Open Sans" w:cs="Open Sans"/>
                <w:sz w:val="18"/>
                <w:szCs w:val="18"/>
              </w:rPr>
              <w:t xml:space="preserve"> за управление SoD-рисками в бизнес-процессе</w:t>
            </w:r>
            <w:r w:rsidR="00FE0C9E" w:rsidRPr="009F69B9">
              <w:rPr>
                <w:rFonts w:ascii="Open Sans" w:hAnsi="Open Sans" w:cs="Open Sans"/>
                <w:sz w:val="18"/>
                <w:szCs w:val="18"/>
              </w:rPr>
              <w:t xml:space="preserve"> может обратиться за помощью к Линейному руководителю пользователя.</w:t>
            </w:r>
            <w:r w:rsidR="00FE0C9E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435D4F">
              <w:rPr>
                <w:rFonts w:ascii="Open Sans" w:hAnsi="Open Sans" w:cs="Open Sans"/>
                <w:sz w:val="18"/>
                <w:szCs w:val="18"/>
              </w:rPr>
              <w:t xml:space="preserve">Компенсирующие </w:t>
            </w:r>
            <w:r w:rsidR="00FB73C8">
              <w:rPr>
                <w:rFonts w:ascii="Open Sans" w:hAnsi="Open Sans" w:cs="Open Sans"/>
                <w:sz w:val="18"/>
                <w:szCs w:val="18"/>
              </w:rPr>
              <w:t xml:space="preserve">меры </w:t>
            </w:r>
            <w:r w:rsidR="00435D4F">
              <w:rPr>
                <w:rFonts w:ascii="Open Sans" w:hAnsi="Open Sans" w:cs="Open Sans"/>
                <w:sz w:val="18"/>
                <w:szCs w:val="18"/>
              </w:rPr>
              <w:t xml:space="preserve">должны содержать обоснование присвоение конфликтных ролей, включая ограничения по сроку присвоения полномочий при их наличии, а также планируемые к реализации действия, направленные на снижение риска (например, подготовка отчета, регулярная проверка действий сотрудника в системе и т.п.). 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 xml:space="preserve">Ответственный за управление </w:t>
            </w:r>
            <w:r w:rsidR="005A6BD1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 xml:space="preserve">-рисками в бизнес-процессе фиксирует разработанные компенсирующие меры для 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lastRenderedPageBreak/>
              <w:t xml:space="preserve">проанализированного </w:t>
            </w:r>
            <w:r w:rsidR="005A6BD1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 xml:space="preserve">-конфликта наиболее удобным для себя методом (например, в виде заметок в </w:t>
            </w:r>
            <w:r w:rsidR="005A6BD1">
              <w:rPr>
                <w:rFonts w:ascii="Open Sans" w:hAnsi="Open Sans" w:cs="Open Sans"/>
                <w:sz w:val="18"/>
                <w:szCs w:val="18"/>
                <w:lang w:val="en-US"/>
              </w:rPr>
              <w:t>One</w:t>
            </w:r>
            <w:r w:rsidR="005A6BD1" w:rsidRPr="005A6BD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5A6BD1">
              <w:rPr>
                <w:rFonts w:ascii="Open Sans" w:hAnsi="Open Sans" w:cs="Open Sans"/>
                <w:sz w:val="18"/>
                <w:szCs w:val="18"/>
                <w:lang w:val="en-US"/>
              </w:rPr>
              <w:t>Note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 xml:space="preserve">, отчета в </w:t>
            </w:r>
            <w:r w:rsidR="005A6BD1">
              <w:rPr>
                <w:rFonts w:ascii="Open Sans" w:hAnsi="Open Sans" w:cs="Open Sans"/>
                <w:sz w:val="18"/>
                <w:szCs w:val="18"/>
                <w:lang w:val="en-US"/>
              </w:rPr>
              <w:t>Excel</w:t>
            </w:r>
            <w:r w:rsidR="005A6BD1" w:rsidRPr="005A6BD1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5A6BD1">
              <w:rPr>
                <w:rFonts w:ascii="Open Sans" w:hAnsi="Open Sans" w:cs="Open Sans"/>
                <w:sz w:val="18"/>
                <w:szCs w:val="18"/>
              </w:rPr>
              <w:t>и т.п.).</w:t>
            </w:r>
          </w:p>
          <w:p w14:paraId="586210D6" w14:textId="3467C55B" w:rsidR="001C666F" w:rsidRPr="00E94303" w:rsidRDefault="000A7279" w:rsidP="000A7279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При реализации доработки, указанной в Приложении 1, блок 1.3.3, в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случае 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принятия конфликтного присвоения на уровне пользователя 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>Ответственн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>ый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за управление SoD-рисками в бизнес-процессе 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находит данный SoD-конфликт 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>в систем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>е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ТОРГ </w:t>
            </w:r>
            <w:r w:rsidR="001C666F" w:rsidRPr="009F69B9">
              <w:rPr>
                <w:rFonts w:ascii="Open Sans" w:hAnsi="Open Sans" w:cs="Open Sans"/>
                <w:sz w:val="18"/>
                <w:szCs w:val="18"/>
              </w:rPr>
              <w:t>GRC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1C666F" w:rsidRPr="009F69B9">
              <w:rPr>
                <w:rFonts w:ascii="Open Sans" w:hAnsi="Open Sans" w:cs="Open Sans"/>
                <w:sz w:val="18"/>
                <w:szCs w:val="18"/>
              </w:rPr>
              <w:t>AC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/ АСУД </w:t>
            </w:r>
            <w:r w:rsidR="001C666F" w:rsidRPr="009F69B9">
              <w:rPr>
                <w:rFonts w:ascii="Open Sans" w:hAnsi="Open Sans" w:cs="Open Sans"/>
                <w:sz w:val="18"/>
                <w:szCs w:val="18"/>
              </w:rPr>
              <w:t>One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1C666F" w:rsidRPr="009F69B9">
              <w:rPr>
                <w:rFonts w:ascii="Open Sans" w:hAnsi="Open Sans" w:cs="Open Sans"/>
                <w:sz w:val="18"/>
                <w:szCs w:val="18"/>
              </w:rPr>
              <w:t>Identity</w:t>
            </w:r>
            <w:r w:rsidR="001C666F" w:rsidDel="00911F5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и снижает его для пользователя, фиксируя в системе 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>свое согласование конфликтного присвоения пользователю с указанием планируемых к реализации компенсирующих мер</w:t>
            </w:r>
            <w:r w:rsidR="001C666F">
              <w:rPr>
                <w:rFonts w:ascii="Open Sans" w:hAnsi="Open Sans" w:cs="Open Sans"/>
                <w:sz w:val="18"/>
                <w:szCs w:val="18"/>
              </w:rPr>
              <w:t xml:space="preserve"> с помощью соответствующего функционала</w:t>
            </w:r>
            <w:r w:rsidR="001C666F" w:rsidRPr="00911F59">
              <w:rPr>
                <w:rFonts w:ascii="Open Sans" w:hAnsi="Open Sans" w:cs="Open Sans"/>
                <w:sz w:val="18"/>
                <w:szCs w:val="18"/>
              </w:rPr>
              <w:t xml:space="preserve">. </w:t>
            </w:r>
          </w:p>
        </w:tc>
      </w:tr>
    </w:tbl>
    <w:p w14:paraId="60BD20A9" w14:textId="77777777" w:rsidR="00973E6A" w:rsidRDefault="00973E6A" w:rsidP="006C4116">
      <w:pPr>
        <w:pStyle w:val="1"/>
        <w:rPr>
          <w:ins w:id="139" w:author="Kanashina, Aleksandra" w:date="2026-06-22T12:04:00Z"/>
        </w:rPr>
        <w:sectPr w:rsidR="00973E6A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</w:p>
    <w:p w14:paraId="056AAAB8" w14:textId="51F5E0C7" w:rsidR="00247EB9" w:rsidRPr="00591973" w:rsidRDefault="00247EB9" w:rsidP="006C4116">
      <w:pPr>
        <w:pStyle w:val="1"/>
      </w:pPr>
      <w:bookmarkStart w:id="140" w:name="_Toc233097779"/>
      <w:r w:rsidRPr="00A33D07">
        <w:lastRenderedPageBreak/>
        <w:t>Мониторинг рисков конфликтов полномочий на уровне ролей и пользователей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0FC0EAD9" wp14:editId="76FE344F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459647" cy="344805"/>
                <wp:effectExtent l="0" t="0" r="8255" b="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19BD1" id="Rectangle 91" o:spid="_x0000_s1026" style="position:absolute;margin-left:0;margin-top:-.05pt;width:744.85pt;height:27.15pt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" fillcolor="#92d050" stroked="f" strokeweight="2pt"/>
            </w:pict>
          </mc:Fallback>
        </mc:AlternateContent>
      </w:r>
      <w:bookmarkEnd w:id="140"/>
    </w:p>
    <w:p w14:paraId="73F1B316" w14:textId="23F19194" w:rsidR="009D4ED5" w:rsidRDefault="009D4ED5" w:rsidP="0048024A">
      <w:pPr>
        <w:tabs>
          <w:tab w:val="num" w:pos="284"/>
        </w:tabs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Процедура мониторинга рисков конфликтов полномочий на уровне ролей и пользователей приведена на схеме 4:</w:t>
      </w:r>
    </w:p>
    <w:p w14:paraId="7B928EA4" w14:textId="1958938C" w:rsidR="00773BB9" w:rsidRPr="00773BB9" w:rsidRDefault="00773BB9" w:rsidP="00773BB9">
      <w:pPr>
        <w:tabs>
          <w:tab w:val="num" w:pos="284"/>
        </w:tabs>
        <w:spacing w:before="120" w:after="120"/>
        <w:ind w:left="0"/>
        <w:jc w:val="right"/>
        <w:rPr>
          <w:rFonts w:ascii="Open Sans" w:hAnsi="Open Sans" w:cs="Open Sans"/>
          <w:sz w:val="14"/>
          <w:szCs w:val="18"/>
        </w:rPr>
      </w:pPr>
      <w:r>
        <w:rPr>
          <w:rFonts w:ascii="Open Sans" w:hAnsi="Open Sans" w:cs="Open Sans"/>
          <w:sz w:val="14"/>
          <w:szCs w:val="18"/>
        </w:rPr>
        <w:t xml:space="preserve">Схема </w:t>
      </w:r>
      <w:r w:rsidR="002C2D5A">
        <w:rPr>
          <w:rFonts w:ascii="Open Sans" w:hAnsi="Open Sans" w:cs="Open Sans"/>
          <w:sz w:val="14"/>
          <w:szCs w:val="18"/>
        </w:rPr>
        <w:t>4</w:t>
      </w:r>
      <w:r>
        <w:rPr>
          <w:rFonts w:ascii="Open Sans" w:hAnsi="Open Sans" w:cs="Open Sans"/>
          <w:sz w:val="14"/>
          <w:szCs w:val="18"/>
        </w:rPr>
        <w:t xml:space="preserve"> - </w:t>
      </w:r>
      <w:r w:rsidRPr="00773BB9">
        <w:rPr>
          <w:rFonts w:ascii="Open Sans" w:hAnsi="Open Sans" w:cs="Open Sans"/>
          <w:sz w:val="14"/>
          <w:szCs w:val="18"/>
        </w:rPr>
        <w:t>Мониторинг рисков конфликтов полномочий</w:t>
      </w:r>
    </w:p>
    <w:p w14:paraId="346F2FE9" w14:textId="75705401" w:rsidR="00FF0DA9" w:rsidRDefault="00886FE8" w:rsidP="00886FE8">
      <w:pPr>
        <w:tabs>
          <w:tab w:val="num" w:pos="284"/>
        </w:tabs>
        <w:spacing w:before="120" w:after="0"/>
        <w:ind w:left="0"/>
      </w:pPr>
      <w:r w:rsidRPr="002C2D5A">
        <w:rPr>
          <w:rFonts w:ascii="Open Sans" w:hAnsi="Open Sans" w:cs="Open Sans"/>
          <w:sz w:val="18"/>
          <w:szCs w:val="18"/>
          <w:lang w:val="en-US"/>
        </w:rPr>
        <w:object w:dxaOrig="21661" w:dyaOrig="13237" w14:anchorId="6E51ABBC">
          <v:shape id="_x0000_i1028" type="#_x0000_t75" style="width:744pt;height:160.65pt" o:ole="">
            <v:imagedata r:id="rId20" o:title="" croptop="2752f" cropbottom="36950f"/>
          </v:shape>
          <o:OLEObject Type="Embed" ProgID="Visio.Drawing.15" ShapeID="_x0000_i1028" DrawAspect="Content" ObjectID="_1844347313" r:id="rId21"/>
        </w:object>
      </w:r>
    </w:p>
    <w:p w14:paraId="5604EAB9" w14:textId="4A66051C" w:rsidR="002C2D5A" w:rsidRPr="00E94303" w:rsidRDefault="002C2D5A" w:rsidP="0048024A">
      <w:pPr>
        <w:spacing w:after="120"/>
        <w:ind w:left="0"/>
        <w:rPr>
          <w:rFonts w:ascii="Open Sans" w:hAnsi="Open Sans" w:cs="Open Sans"/>
          <w:b/>
          <w:bCs/>
          <w:sz w:val="18"/>
          <w:szCs w:val="18"/>
        </w:rPr>
      </w:pPr>
      <w:r w:rsidRPr="00E94303">
        <w:rPr>
          <w:rFonts w:ascii="Open Sans" w:hAnsi="Open Sans" w:cs="Open Sans"/>
          <w:b/>
          <w:bCs/>
          <w:sz w:val="18"/>
          <w:szCs w:val="18"/>
        </w:rPr>
        <w:t>Схема 4 - описание подпроцесса: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85"/>
        <w:gridCol w:w="2005"/>
        <w:gridCol w:w="10486"/>
      </w:tblGrid>
      <w:tr w:rsidR="00EB760D" w:rsidRPr="00E94303" w14:paraId="3A8C547A" w14:textId="77777777" w:rsidTr="00EB760D">
        <w:trPr>
          <w:trHeight w:val="378"/>
        </w:trPr>
        <w:tc>
          <w:tcPr>
            <w:tcW w:w="2385" w:type="dxa"/>
            <w:vAlign w:val="center"/>
          </w:tcPr>
          <w:p w14:paraId="15ADA60F" w14:textId="77777777" w:rsidR="00EB760D" w:rsidRPr="00E94303" w:rsidRDefault="00EB760D" w:rsidP="0048024A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Шаг </w:t>
            </w:r>
          </w:p>
        </w:tc>
        <w:tc>
          <w:tcPr>
            <w:tcW w:w="2005" w:type="dxa"/>
            <w:vAlign w:val="center"/>
          </w:tcPr>
          <w:p w14:paraId="765CF222" w14:textId="2B8667A5" w:rsidR="00EB760D" w:rsidRPr="00E94303" w:rsidRDefault="00EB760D" w:rsidP="0048024A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>Исполнитель</w:t>
            </w:r>
          </w:p>
        </w:tc>
        <w:tc>
          <w:tcPr>
            <w:tcW w:w="10486" w:type="dxa"/>
            <w:vAlign w:val="center"/>
          </w:tcPr>
          <w:p w14:paraId="41C841AD" w14:textId="1B5065C5" w:rsidR="00EB760D" w:rsidRPr="00E94303" w:rsidRDefault="00EB760D" w:rsidP="0048024A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/>
                <w:bCs/>
                <w:sz w:val="18"/>
                <w:szCs w:val="18"/>
              </w:rPr>
              <w:t>Описание основных действий, выполняемых на шаге</w:t>
            </w:r>
          </w:p>
        </w:tc>
      </w:tr>
      <w:tr w:rsidR="00F12E02" w:rsidRPr="00E94303" w14:paraId="65836527" w14:textId="77777777" w:rsidTr="00EB760D">
        <w:trPr>
          <w:trHeight w:val="510"/>
        </w:trPr>
        <w:tc>
          <w:tcPr>
            <w:tcW w:w="2385" w:type="dxa"/>
            <w:vAlign w:val="center"/>
          </w:tcPr>
          <w:p w14:paraId="7582B97A" w14:textId="0EE56A17" w:rsidR="00F12E02" w:rsidRPr="00E94303" w:rsidRDefault="00F12E02" w:rsidP="00F12E02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Шаг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="0019016E">
              <w:rPr>
                <w:rFonts w:ascii="Open Sans" w:hAnsi="Open Sans" w:cs="Open Sans"/>
                <w:bCs/>
                <w:sz w:val="18"/>
                <w:szCs w:val="18"/>
              </w:rPr>
              <w:t>1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 xml:space="preserve"> «</w:t>
            </w:r>
            <w:r w:rsidR="0019016E" w:rsidRPr="0019016E">
              <w:rPr>
                <w:rFonts w:ascii="Open Sans" w:hAnsi="Open Sans" w:cs="Open Sans"/>
                <w:bCs/>
                <w:sz w:val="18"/>
                <w:szCs w:val="18"/>
              </w:rPr>
              <w:t>Формирование и рассылка отчетности по SoD-конфликтам на уровне ролей</w:t>
            </w:r>
            <w:r w:rsidRPr="00E94303">
              <w:rPr>
                <w:rFonts w:ascii="Open Sans" w:hAnsi="Open Sans" w:cs="Open Sans"/>
                <w:bCs/>
                <w:sz w:val="18"/>
                <w:szCs w:val="18"/>
              </w:rPr>
              <w:t>»</w:t>
            </w:r>
          </w:p>
        </w:tc>
        <w:tc>
          <w:tcPr>
            <w:tcW w:w="2005" w:type="dxa"/>
            <w:vAlign w:val="center"/>
          </w:tcPr>
          <w:p w14:paraId="1BA17E50" w14:textId="5C93ABE7" w:rsidR="00F12E02" w:rsidRPr="00E94303" w:rsidRDefault="00F12E02" w:rsidP="009F69B9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</w:rPr>
              <w:t>Центр экспертизы SoD в активах</w:t>
            </w:r>
          </w:p>
        </w:tc>
        <w:tc>
          <w:tcPr>
            <w:tcW w:w="10486" w:type="dxa"/>
            <w:vAlign w:val="center"/>
          </w:tcPr>
          <w:p w14:paraId="323AA7AD" w14:textId="170BEFBC" w:rsidR="00F12E02" w:rsidRPr="00E94303" w:rsidRDefault="00F12E02" w:rsidP="00F12E02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Сотрудник </w:t>
            </w:r>
            <w:r w:rsidR="009F69B9">
              <w:rPr>
                <w:rFonts w:ascii="Open Sans" w:hAnsi="Open Sans" w:cs="Open Sans"/>
                <w:sz w:val="18"/>
                <w:szCs w:val="18"/>
              </w:rPr>
              <w:t xml:space="preserve">Центра экспертизы </w:t>
            </w:r>
            <w:r w:rsidR="009F69B9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9F69B9">
              <w:rPr>
                <w:rFonts w:ascii="Open Sans" w:hAnsi="Open Sans" w:cs="Open Sans"/>
                <w:sz w:val="18"/>
                <w:szCs w:val="18"/>
              </w:rPr>
              <w:t xml:space="preserve"> в активах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проводит проверку конфликтов полномочий на уровне ролей и формирует итоговый отчет по результатам проверки</w:t>
            </w:r>
            <w:r w:rsidR="007F4E43">
              <w:rPr>
                <w:rFonts w:ascii="Open Sans" w:hAnsi="Open Sans" w:cs="Open Sans"/>
                <w:sz w:val="18"/>
                <w:szCs w:val="18"/>
              </w:rPr>
              <w:t xml:space="preserve"> для АСУД </w:t>
            </w:r>
            <w:r w:rsidR="007F4E43">
              <w:rPr>
                <w:rFonts w:ascii="Open Sans" w:hAnsi="Open Sans" w:cs="Open Sans"/>
                <w:sz w:val="18"/>
                <w:szCs w:val="18"/>
                <w:lang w:val="en-US"/>
              </w:rPr>
              <w:t>One</w:t>
            </w:r>
            <w:r w:rsidR="007F4E43" w:rsidRPr="007F4E4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7F4E43">
              <w:rPr>
                <w:rFonts w:ascii="Open Sans" w:hAnsi="Open Sans" w:cs="Open Sans"/>
                <w:sz w:val="18"/>
                <w:szCs w:val="18"/>
                <w:lang w:val="en-US"/>
              </w:rPr>
              <w:t>Identity</w:t>
            </w:r>
            <w:r w:rsidR="007F4E43" w:rsidRPr="007F4E4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7F4E43">
              <w:rPr>
                <w:rFonts w:ascii="Open Sans" w:hAnsi="Open Sans" w:cs="Open Sans"/>
                <w:sz w:val="18"/>
                <w:szCs w:val="18"/>
              </w:rPr>
              <w:t xml:space="preserve">и ТОРГ </w:t>
            </w:r>
            <w:r w:rsidR="007F4E43">
              <w:rPr>
                <w:rFonts w:ascii="Open Sans" w:hAnsi="Open Sans" w:cs="Open Sans"/>
                <w:sz w:val="18"/>
                <w:szCs w:val="18"/>
                <w:lang w:val="en-US"/>
              </w:rPr>
              <w:t>GRC</w:t>
            </w:r>
            <w:r w:rsidR="007F4E43" w:rsidRPr="007F4E43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7F4E43">
              <w:rPr>
                <w:rFonts w:ascii="Open Sans" w:hAnsi="Open Sans" w:cs="Open Sans"/>
                <w:sz w:val="18"/>
                <w:szCs w:val="18"/>
                <w:lang w:val="en-US"/>
              </w:rPr>
              <w:t>AC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14:paraId="579E23D8" w14:textId="4C5A3055" w:rsidR="00F12E02" w:rsidRDefault="00F12E02" w:rsidP="00E6652C">
            <w:pPr>
              <w:pStyle w:val="af2"/>
              <w:spacing w:after="120"/>
              <w:ind w:left="34"/>
              <w:contextualSpacing w:val="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В случае отсутствия выявленных конфликтов полномочий на уровне ролей 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процесс переходит на шаг 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>2</w:t>
            </w: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.</w:t>
            </w:r>
          </w:p>
          <w:p w14:paraId="331270F0" w14:textId="391B284E" w:rsidR="00F12E02" w:rsidRPr="00E94303" w:rsidRDefault="00F12E02" w:rsidP="0019016E">
            <w:pPr>
              <w:pStyle w:val="af2"/>
              <w:spacing w:after="120"/>
              <w:ind w:left="34"/>
              <w:contextualSpacing w:val="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19372D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При выявлении конфликтов полномочий на уровне ролей специалист Центра экспертизы </w:t>
            </w:r>
            <w:r w:rsidRPr="00F12E02">
              <w:rPr>
                <w:rFonts w:ascii="Open Sans" w:hAnsi="Open Sans" w:cs="Open Sans"/>
                <w:sz w:val="18"/>
                <w:szCs w:val="18"/>
              </w:rPr>
              <w:t>SoD</w:t>
            </w:r>
            <w:r w:rsidRPr="0019372D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в активах высылает электронное письмо в адрес 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Ответственного за управление </w:t>
            </w:r>
            <w:r w:rsidR="0019016E">
              <w:rPr>
                <w:rFonts w:ascii="Open Sans" w:hAnsi="Open Sans" w:cs="Open Sans"/>
                <w:sz w:val="18"/>
                <w:szCs w:val="18"/>
              </w:rPr>
              <w:t>SoD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>-рисками в бизнес-процессе</w:t>
            </w:r>
            <w:r w:rsidRPr="0019372D">
              <w:rPr>
                <w:rFonts w:ascii="Open Sans" w:hAnsi="Open Sans" w:cs="Open Sans"/>
                <w:sz w:val="18"/>
                <w:szCs w:val="18"/>
                <w:lang w:val="ru-RU"/>
              </w:rPr>
              <w:t>, где были обнаружены роли с конфликтами полномочий, с результатами проверки и просьбой устранить выявленные конфликты в ролях согласно подпроцессу, описанному на Схеме 2.</w:t>
            </w:r>
            <w:r w:rsidR="006D031D" w:rsidRPr="0019372D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 w:rsidR="006D031D" w:rsidRPr="0019016E">
              <w:rPr>
                <w:rFonts w:ascii="Open Sans" w:hAnsi="Open Sans" w:cs="Open Sans"/>
                <w:sz w:val="18"/>
                <w:szCs w:val="18"/>
                <w:lang w:val="ru-RU"/>
              </w:rPr>
              <w:t>В копию письма необходимо поставить группу Экономической безопасности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и Владельца бизнес-процесса</w:t>
            </w:r>
            <w:r w:rsidR="006D031D" w:rsidRPr="0019016E">
              <w:rPr>
                <w:rFonts w:ascii="Open Sans" w:hAnsi="Open Sans" w:cs="Open Sans"/>
                <w:sz w:val="18"/>
                <w:szCs w:val="18"/>
                <w:lang w:val="ru-RU"/>
              </w:rPr>
              <w:t>.</w:t>
            </w:r>
            <w:r w:rsidRPr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</w:p>
        </w:tc>
      </w:tr>
      <w:tr w:rsidR="00E6652C" w:rsidRPr="00E94303" w14:paraId="2DF1A585" w14:textId="77777777" w:rsidTr="00EB760D">
        <w:trPr>
          <w:trHeight w:val="579"/>
        </w:trPr>
        <w:tc>
          <w:tcPr>
            <w:tcW w:w="2385" w:type="dxa"/>
            <w:vAlign w:val="center"/>
          </w:tcPr>
          <w:p w14:paraId="0D0D2B1A" w14:textId="5088C9A8" w:rsidR="00E6652C" w:rsidRPr="00E94303" w:rsidRDefault="00E6652C" w:rsidP="0019016E">
            <w:pPr>
              <w:spacing w:after="120"/>
              <w:ind w:left="0"/>
              <w:jc w:val="left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Шаг </w:t>
            </w:r>
            <w:r w:rsidR="0019016E">
              <w:rPr>
                <w:rFonts w:ascii="Open Sans" w:hAnsi="Open Sans" w:cs="Open Sans"/>
                <w:bCs/>
                <w:sz w:val="18"/>
                <w:szCs w:val="18"/>
              </w:rPr>
              <w:t>2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«</w:t>
            </w:r>
            <w:r w:rsidR="0019016E" w:rsidRPr="0019016E">
              <w:rPr>
                <w:rFonts w:ascii="Open Sans" w:hAnsi="Open Sans" w:cs="Open Sans"/>
                <w:bCs/>
                <w:sz w:val="18"/>
                <w:szCs w:val="18"/>
              </w:rPr>
              <w:t xml:space="preserve">Формирование и рассылка отчетности по SoD-конфликтам на уровне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пользователей»</w:t>
            </w:r>
          </w:p>
        </w:tc>
        <w:tc>
          <w:tcPr>
            <w:tcW w:w="2005" w:type="dxa"/>
            <w:vAlign w:val="center"/>
          </w:tcPr>
          <w:p w14:paraId="4D3B3D2A" w14:textId="4AEE652D" w:rsidR="00E6652C" w:rsidRPr="009F69B9" w:rsidRDefault="009F69B9" w:rsidP="00F12E02">
            <w:pPr>
              <w:spacing w:after="120"/>
              <w:ind w:left="0"/>
              <w:jc w:val="left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Центр экспертизы </w:t>
            </w:r>
            <w:r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Pr="009F69B9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в активах</w:t>
            </w:r>
          </w:p>
        </w:tc>
        <w:tc>
          <w:tcPr>
            <w:tcW w:w="10486" w:type="dxa"/>
            <w:vAlign w:val="center"/>
          </w:tcPr>
          <w:p w14:paraId="7C1A665B" w14:textId="0CDE3A30" w:rsidR="00D8268B" w:rsidRPr="00E94303" w:rsidRDefault="00D8268B" w:rsidP="00D8268B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 xml:space="preserve">Сотрудник </w:t>
            </w:r>
            <w:r w:rsidR="009F69B9">
              <w:rPr>
                <w:rFonts w:ascii="Open Sans" w:hAnsi="Open Sans" w:cs="Open Sans"/>
                <w:sz w:val="18"/>
                <w:szCs w:val="18"/>
              </w:rPr>
              <w:t xml:space="preserve">Центра экспертизы </w:t>
            </w:r>
            <w:r w:rsidR="009F69B9">
              <w:rPr>
                <w:rFonts w:ascii="Open Sans" w:hAnsi="Open Sans" w:cs="Open Sans"/>
                <w:sz w:val="18"/>
                <w:szCs w:val="18"/>
                <w:lang w:val="en-US"/>
              </w:rPr>
              <w:t>SoD</w:t>
            </w:r>
            <w:r w:rsidR="009F69B9">
              <w:rPr>
                <w:rFonts w:ascii="Open Sans" w:hAnsi="Open Sans" w:cs="Open Sans"/>
                <w:sz w:val="18"/>
                <w:szCs w:val="18"/>
              </w:rPr>
              <w:t xml:space="preserve"> в активах 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>проводит проверку конфликтов полномочий на уровне пользователей и формирует итоговый отчет по результатам проверки</w:t>
            </w:r>
            <w:ins w:id="141" w:author="Kanashina, Aleksandra" w:date="2026-06-22T11:15:00Z">
              <w:r w:rsidR="007F4E43" w:rsidRPr="007F4E43">
                <w:rPr>
                  <w:rFonts w:ascii="Open Sans" w:hAnsi="Open Sans" w:cs="Open Sans"/>
                  <w:sz w:val="18"/>
                  <w:szCs w:val="18"/>
                </w:rPr>
                <w:t xml:space="preserve"> </w:t>
              </w:r>
              <w:r w:rsidR="007F4E43">
                <w:rPr>
                  <w:rFonts w:ascii="Open Sans" w:hAnsi="Open Sans" w:cs="Open Sans"/>
                  <w:sz w:val="18"/>
                  <w:szCs w:val="18"/>
                </w:rPr>
                <w:t xml:space="preserve">для АСУД </w:t>
              </w:r>
              <w:r w:rsidR="007F4E43">
                <w:rPr>
                  <w:rFonts w:ascii="Open Sans" w:hAnsi="Open Sans" w:cs="Open Sans"/>
                  <w:sz w:val="18"/>
                  <w:szCs w:val="18"/>
                  <w:lang w:val="en-US"/>
                </w:rPr>
                <w:t>One</w:t>
              </w:r>
              <w:r w:rsidR="007F4E43" w:rsidRPr="007F4E43">
                <w:rPr>
                  <w:rFonts w:ascii="Open Sans" w:hAnsi="Open Sans" w:cs="Open Sans"/>
                  <w:sz w:val="18"/>
                  <w:szCs w:val="18"/>
                </w:rPr>
                <w:t xml:space="preserve"> </w:t>
              </w:r>
              <w:r w:rsidR="007F4E43">
                <w:rPr>
                  <w:rFonts w:ascii="Open Sans" w:hAnsi="Open Sans" w:cs="Open Sans"/>
                  <w:sz w:val="18"/>
                  <w:szCs w:val="18"/>
                  <w:lang w:val="en-US"/>
                </w:rPr>
                <w:t>Identity</w:t>
              </w:r>
              <w:r w:rsidR="007F4E43" w:rsidRPr="007F4E43">
                <w:rPr>
                  <w:rFonts w:ascii="Open Sans" w:hAnsi="Open Sans" w:cs="Open Sans"/>
                  <w:sz w:val="18"/>
                  <w:szCs w:val="18"/>
                </w:rPr>
                <w:t xml:space="preserve"> </w:t>
              </w:r>
              <w:r w:rsidR="007F4E43">
                <w:rPr>
                  <w:rFonts w:ascii="Open Sans" w:hAnsi="Open Sans" w:cs="Open Sans"/>
                  <w:sz w:val="18"/>
                  <w:szCs w:val="18"/>
                </w:rPr>
                <w:t xml:space="preserve">и ТОРГ </w:t>
              </w:r>
              <w:r w:rsidR="007F4E43">
                <w:rPr>
                  <w:rFonts w:ascii="Open Sans" w:hAnsi="Open Sans" w:cs="Open Sans"/>
                  <w:sz w:val="18"/>
                  <w:szCs w:val="18"/>
                  <w:lang w:val="en-US"/>
                </w:rPr>
                <w:t>GRC</w:t>
              </w:r>
              <w:r w:rsidR="007F4E43" w:rsidRPr="007F4E43">
                <w:rPr>
                  <w:rFonts w:ascii="Open Sans" w:hAnsi="Open Sans" w:cs="Open Sans"/>
                  <w:sz w:val="18"/>
                  <w:szCs w:val="18"/>
                </w:rPr>
                <w:t xml:space="preserve"> </w:t>
              </w:r>
              <w:r w:rsidR="007F4E43">
                <w:rPr>
                  <w:rFonts w:ascii="Open Sans" w:hAnsi="Open Sans" w:cs="Open Sans"/>
                  <w:sz w:val="18"/>
                  <w:szCs w:val="18"/>
                  <w:lang w:val="en-US"/>
                </w:rPr>
                <w:t>AC</w:t>
              </w:r>
            </w:ins>
            <w:r w:rsidRPr="00E94303">
              <w:rPr>
                <w:rFonts w:ascii="Open Sans" w:hAnsi="Open Sans" w:cs="Open Sans"/>
                <w:sz w:val="18"/>
                <w:szCs w:val="18"/>
              </w:rPr>
              <w:t>.</w:t>
            </w:r>
          </w:p>
          <w:p w14:paraId="1BD5B0BD" w14:textId="77777777" w:rsidR="00D8268B" w:rsidRPr="00E94303" w:rsidRDefault="00D8268B" w:rsidP="00D06763">
            <w:pPr>
              <w:pStyle w:val="af2"/>
              <w:spacing w:after="120"/>
              <w:ind w:left="34"/>
              <w:contextualSpacing w:val="0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В случае отсутствия выявленных конфликтов полномочий на уровне пользователей мониторинг конфликтов полномочий у пользователей успешно завершается.</w:t>
            </w:r>
          </w:p>
          <w:p w14:paraId="74A6615A" w14:textId="1701E003" w:rsidR="00E6652C" w:rsidRPr="005A3C21" w:rsidRDefault="00D8268B" w:rsidP="00FB73C8">
            <w:pPr>
              <w:pStyle w:val="af2"/>
              <w:spacing w:before="120" w:after="120"/>
              <w:ind w:left="32"/>
              <w:jc w:val="both"/>
              <w:rPr>
                <w:rFonts w:ascii="Open Sans" w:hAnsi="Open Sans" w:cs="Open Sans"/>
                <w:sz w:val="18"/>
                <w:szCs w:val="18"/>
                <w:lang w:val="ru-RU"/>
              </w:rPr>
            </w:pP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При выявлении конфликтов полномочий на уровне пользователей специалист </w:t>
            </w:r>
            <w:r w:rsidR="009F69B9" w:rsidRPr="009F69B9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Центра экспертизы SoD в активах </w:t>
            </w: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высылает электронное письмо 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Ответственному за управление </w:t>
            </w:r>
            <w:r w:rsidR="0019016E">
              <w:rPr>
                <w:rFonts w:ascii="Open Sans" w:hAnsi="Open Sans" w:cs="Open Sans"/>
                <w:sz w:val="18"/>
                <w:szCs w:val="18"/>
              </w:rPr>
              <w:t>SoD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>-рисками в бизнес-процессе</w:t>
            </w:r>
            <w:r w:rsidR="0019016E" w:rsidRPr="00E94303" w:rsidDel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</w:t>
            </w:r>
            <w:r w:rsidR="009F69B9">
              <w:rPr>
                <w:rFonts w:ascii="Open Sans" w:hAnsi="Open Sans" w:cs="Open Sans"/>
                <w:sz w:val="18"/>
                <w:szCs w:val="18"/>
                <w:lang w:val="ru-RU"/>
              </w:rPr>
              <w:t>(в копии письма группа Экономической безопасности</w:t>
            </w:r>
            <w:r w:rsidR="0019016E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 и Владелец бизнес-процесса</w:t>
            </w:r>
            <w:r w:rsidR="009F69B9">
              <w:rPr>
                <w:rFonts w:ascii="Open Sans" w:hAnsi="Open Sans" w:cs="Open Sans"/>
                <w:sz w:val="18"/>
                <w:szCs w:val="18"/>
                <w:lang w:val="ru-RU"/>
              </w:rPr>
              <w:t xml:space="preserve">) </w:t>
            </w:r>
            <w:r w:rsidRPr="00E94303">
              <w:rPr>
                <w:rFonts w:ascii="Open Sans" w:hAnsi="Open Sans" w:cs="Open Sans"/>
                <w:sz w:val="18"/>
                <w:szCs w:val="18"/>
                <w:lang w:val="ru-RU"/>
              </w:rPr>
              <w:t>с результатами проверки и просьбой устранить выявленные конфликты у пользователей согласно под</w:t>
            </w:r>
            <w:r>
              <w:rPr>
                <w:rFonts w:ascii="Open Sans" w:hAnsi="Open Sans" w:cs="Open Sans"/>
                <w:sz w:val="18"/>
                <w:szCs w:val="18"/>
                <w:lang w:val="ru-RU"/>
              </w:rPr>
              <w:t>процессу, описанному на Схеме 3.</w:t>
            </w:r>
            <w:ins w:id="142" w:author="Kanashina, Aleksandra" w:date="2026-06-22T15:56:00Z"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 После внесения доработок, приведенных в Приложении 1</w:t>
              </w:r>
            </w:ins>
            <w:ins w:id="143" w:author="Kanashina, Aleksandra" w:date="2026-06-22T16:11:00Z">
              <w:r w:rsidR="00DF4766">
                <w:rPr>
                  <w:rFonts w:ascii="Open Sans" w:hAnsi="Open Sans" w:cs="Open Sans"/>
                  <w:sz w:val="18"/>
                  <w:szCs w:val="18"/>
                  <w:lang w:val="ru-RU"/>
                </w:rPr>
                <w:t>, блок 1.3.2</w:t>
              </w:r>
            </w:ins>
            <w:ins w:id="144" w:author="Kanashina, Aleksandra" w:date="2026-06-22T15:56:00Z"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, </w:t>
              </w:r>
            </w:ins>
            <w:ins w:id="145" w:author="Kanashina, Aleksandra" w:date="2026-06-22T15:57:00Z"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специалист Центра экспертизы </w:t>
              </w:r>
              <w:r w:rsidR="005A3C21">
                <w:rPr>
                  <w:rFonts w:ascii="Open Sans" w:hAnsi="Open Sans" w:cs="Open Sans"/>
                  <w:sz w:val="18"/>
                  <w:szCs w:val="18"/>
                </w:rPr>
                <w:t>SoD</w:t>
              </w:r>
              <w:r w:rsidR="005A3C21" w:rsidRPr="00886FE8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 </w:t>
              </w:r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в активах сможет дополнительно </w:t>
              </w:r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lastRenderedPageBreak/>
                <w:t xml:space="preserve">исключать сниженные конфликты полномочий на уровне пользователей (то есть </w:t>
              </w:r>
            </w:ins>
            <w:ins w:id="146" w:author="Kanashina, Aleksandra" w:date="2026-06-22T15:58:00Z">
              <w:r w:rsidR="00886FE8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те конфликты полномочий, для которых в поле Комментарий Ответственным за управление </w:t>
              </w:r>
              <w:r w:rsidR="00886FE8">
                <w:rPr>
                  <w:rFonts w:ascii="Open Sans" w:hAnsi="Open Sans" w:cs="Open Sans"/>
                  <w:sz w:val="18"/>
                  <w:szCs w:val="18"/>
                </w:rPr>
                <w:t>SoD</w:t>
              </w:r>
              <w:r w:rsidR="00886FE8" w:rsidRPr="0036460B">
                <w:rPr>
                  <w:rFonts w:ascii="Open Sans" w:hAnsi="Open Sans" w:cs="Open Sans"/>
                  <w:sz w:val="18"/>
                  <w:szCs w:val="18"/>
                  <w:lang w:val="ru-RU"/>
                </w:rPr>
                <w:t>-</w:t>
              </w:r>
              <w:r w:rsidR="00886FE8">
                <w:rPr>
                  <w:rFonts w:ascii="Open Sans" w:hAnsi="Open Sans" w:cs="Open Sans"/>
                  <w:sz w:val="18"/>
                  <w:szCs w:val="18"/>
                  <w:lang w:val="ru-RU"/>
                </w:rPr>
                <w:t>рисками в бизнес-процессе</w:t>
              </w:r>
            </w:ins>
            <w:ins w:id="147" w:author="Kanashina, Aleksandra" w:date="2026-06-22T16:08:00Z">
              <w:r w:rsidR="00FB73C8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 указаны компенсирующие </w:t>
              </w:r>
            </w:ins>
            <w:ins w:id="148" w:author="Kanashina, Aleksandra" w:date="2026-06-22T16:09:00Z">
              <w:r w:rsidR="00FB73C8">
                <w:rPr>
                  <w:rFonts w:ascii="Open Sans" w:hAnsi="Open Sans" w:cs="Open Sans"/>
                  <w:sz w:val="18"/>
                  <w:szCs w:val="18"/>
                  <w:lang w:val="ru-RU"/>
                </w:rPr>
                <w:t>меры</w:t>
              </w:r>
            </w:ins>
            <w:ins w:id="149" w:author="Kanashina, Aleksandra" w:date="2026-06-22T15:58:00Z">
              <w:r w:rsidR="00886FE8">
                <w:rPr>
                  <w:rFonts w:ascii="Open Sans" w:hAnsi="Open Sans" w:cs="Open Sans"/>
                  <w:sz w:val="18"/>
                  <w:szCs w:val="18"/>
                  <w:lang w:val="ru-RU"/>
                </w:rPr>
                <w:t xml:space="preserve">) </w:t>
              </w:r>
            </w:ins>
            <w:ins w:id="150" w:author="Kanashina, Aleksandra" w:date="2026-06-22T15:57:00Z">
              <w:r w:rsidR="005A3C21">
                <w:rPr>
                  <w:rFonts w:ascii="Open Sans" w:hAnsi="Open Sans" w:cs="Open Sans"/>
                  <w:sz w:val="18"/>
                  <w:szCs w:val="18"/>
                  <w:lang w:val="ru-RU"/>
                </w:rPr>
                <w:t>перед отправкой отчета.</w:t>
              </w:r>
            </w:ins>
          </w:p>
        </w:tc>
      </w:tr>
    </w:tbl>
    <w:p w14:paraId="681741D6" w14:textId="24746187" w:rsidR="00317D45" w:rsidRDefault="004A1891" w:rsidP="008C7DD1">
      <w:pPr>
        <w:spacing w:before="120" w:after="120"/>
        <w:ind w:left="0"/>
        <w:rPr>
          <w:rFonts w:ascii="Open Sans" w:hAnsi="Open Sans" w:cs="Open Sans"/>
          <w:sz w:val="18"/>
          <w:szCs w:val="18"/>
        </w:rPr>
        <w:sectPr w:rsidR="00317D45" w:rsidSect="00317D45">
          <w:pgSz w:w="16838" w:h="11906" w:orient="landscape" w:code="9"/>
          <w:pgMar w:top="713" w:right="818" w:bottom="567" w:left="1134" w:header="284" w:footer="482" w:gutter="0"/>
          <w:cols w:space="720"/>
          <w:docGrid w:linePitch="272"/>
        </w:sectPr>
      </w:pPr>
      <w:r w:rsidRPr="00F017A1">
        <w:rPr>
          <w:rFonts w:ascii="Open Sans" w:hAnsi="Open Sans" w:cs="Open Sans"/>
          <w:sz w:val="18"/>
          <w:szCs w:val="18"/>
        </w:rPr>
        <w:lastRenderedPageBreak/>
        <w:t>Оценка трудозатрат на поддержание процесса управления рисками конфликтов полномочий на примере системы ТОРГ ERP для определения оптимальной периодичности выполнения мониторинга предста</w:t>
      </w:r>
      <w:r w:rsidR="003133E1" w:rsidRPr="00F017A1">
        <w:rPr>
          <w:rFonts w:ascii="Open Sans" w:hAnsi="Open Sans" w:cs="Open Sans"/>
          <w:sz w:val="18"/>
          <w:szCs w:val="18"/>
        </w:rPr>
        <w:t xml:space="preserve">влена в Приложении </w:t>
      </w:r>
      <w:r w:rsidR="000D23F8">
        <w:rPr>
          <w:rFonts w:ascii="Open Sans" w:hAnsi="Open Sans" w:cs="Open Sans"/>
          <w:sz w:val="18"/>
          <w:szCs w:val="18"/>
        </w:rPr>
        <w:t>4</w:t>
      </w:r>
      <w:r w:rsidRPr="00F017A1">
        <w:rPr>
          <w:rFonts w:ascii="Open Sans" w:hAnsi="Open Sans" w:cs="Open Sans"/>
          <w:sz w:val="18"/>
          <w:szCs w:val="18"/>
        </w:rPr>
        <w:t>.</w:t>
      </w:r>
      <w:r w:rsidR="00CB6910" w:rsidRPr="00F017A1">
        <w:t xml:space="preserve"> </w:t>
      </w:r>
    </w:p>
    <w:p w14:paraId="56BB2DAD" w14:textId="56284F44" w:rsidR="00247EB9" w:rsidRPr="00591973" w:rsidRDefault="00247EB9" w:rsidP="00591973">
      <w:pPr>
        <w:pStyle w:val="1"/>
      </w:pPr>
      <w:bookmarkStart w:id="151" w:name="_Toc233097780"/>
      <w:bookmarkEnd w:id="138"/>
      <w:r w:rsidRPr="00E3756F">
        <w:lastRenderedPageBreak/>
        <w:t>Внутренняя нормативная документация по целевому процессу</w:t>
      </w:r>
      <w:r w:rsidRPr="005B628B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6375BED0" wp14:editId="37262CF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9459647" cy="344805"/>
                <wp:effectExtent l="0" t="0" r="8255" b="0"/>
                <wp:wrapNone/>
                <wp:docPr id="92" name="Rectangle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647" cy="34480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CD82E6" id="Rectangle 92" o:spid="_x0000_s1026" style="position:absolute;margin-left:0;margin-top:-.05pt;width:744.85pt;height:27.15pt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" fillcolor="#92d050" stroked="f" strokeweight="2pt"/>
            </w:pict>
          </mc:Fallback>
        </mc:AlternateContent>
      </w:r>
      <w:bookmarkEnd w:id="151"/>
    </w:p>
    <w:p w14:paraId="037405D2" w14:textId="5434CEAC" w:rsidR="00221E0A" w:rsidRDefault="00C95ABC" w:rsidP="005F60F3">
      <w:pPr>
        <w:spacing w:after="120"/>
        <w:ind w:left="0"/>
        <w:jc w:val="lef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Д</w:t>
      </w:r>
      <w:r w:rsidR="00221E0A" w:rsidRPr="00E3756F">
        <w:rPr>
          <w:rFonts w:ascii="Open Sans" w:hAnsi="Open Sans" w:cs="Open Sans"/>
          <w:sz w:val="18"/>
          <w:szCs w:val="18"/>
        </w:rPr>
        <w:t>ля формализации целевого процесса</w:t>
      </w:r>
      <w:r>
        <w:rPr>
          <w:rFonts w:ascii="Open Sans" w:hAnsi="Open Sans" w:cs="Open Sans"/>
          <w:sz w:val="18"/>
          <w:szCs w:val="18"/>
        </w:rPr>
        <w:t xml:space="preserve"> необходима разработка и последующая поддержка актуализации для следующих ВНД</w:t>
      </w:r>
      <w:r w:rsidR="00221E0A">
        <w:rPr>
          <w:rFonts w:ascii="Open Sans" w:hAnsi="Open Sans" w:cs="Open Sans"/>
          <w:sz w:val="18"/>
          <w:szCs w:val="18"/>
        </w:rPr>
        <w:t>:</w:t>
      </w:r>
    </w:p>
    <w:p w14:paraId="3B619C2E" w14:textId="0122548B" w:rsidR="00DA2D4E" w:rsidRPr="00DA2D4E" w:rsidRDefault="00DA2D4E" w:rsidP="00DA2D4E">
      <w:pPr>
        <w:spacing w:before="120" w:after="0"/>
        <w:ind w:left="0"/>
        <w:jc w:val="right"/>
        <w:rPr>
          <w:rFonts w:ascii="Open Sans" w:hAnsi="Open Sans" w:cs="Open Sans"/>
          <w:sz w:val="14"/>
          <w:szCs w:val="18"/>
        </w:rPr>
      </w:pPr>
      <w:r w:rsidRPr="00DA2D4E">
        <w:rPr>
          <w:rFonts w:ascii="Open Sans" w:hAnsi="Open Sans" w:cs="Open Sans"/>
          <w:sz w:val="14"/>
          <w:szCs w:val="18"/>
        </w:rPr>
        <w:t>Таблица 3 – Предлагаемая структура ВНД целевого процесса</w:t>
      </w:r>
    </w:p>
    <w:tbl>
      <w:tblPr>
        <w:tblW w:w="14914" w:type="dxa"/>
        <w:tblInd w:w="-38" w:type="dxa"/>
        <w:tbl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single" w:sz="4" w:space="0" w:color="DDDDDD" w:themeColor="accent1"/>
          <w:insideV w:val="single" w:sz="4" w:space="0" w:color="DDDDDD" w:themeColor="accent1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6"/>
        <w:gridCol w:w="710"/>
        <w:gridCol w:w="2409"/>
        <w:gridCol w:w="3686"/>
        <w:gridCol w:w="1134"/>
        <w:gridCol w:w="1417"/>
        <w:gridCol w:w="1134"/>
        <w:gridCol w:w="2127"/>
        <w:gridCol w:w="1981"/>
      </w:tblGrid>
      <w:tr w:rsidR="00221E0A" w14:paraId="1FC21856" w14:textId="77777777" w:rsidTr="00B6657A">
        <w:trPr>
          <w:trHeight w:val="290"/>
        </w:trPr>
        <w:tc>
          <w:tcPr>
            <w:tcW w:w="316" w:type="dxa"/>
            <w:shd w:val="clear" w:color="auto" w:fill="92D050"/>
            <w:vAlign w:val="center"/>
          </w:tcPr>
          <w:p w14:paraId="62B5C42B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№</w:t>
            </w:r>
          </w:p>
        </w:tc>
        <w:tc>
          <w:tcPr>
            <w:tcW w:w="710" w:type="dxa"/>
            <w:shd w:val="clear" w:color="auto" w:fill="92D050"/>
            <w:vAlign w:val="center"/>
          </w:tcPr>
          <w:p w14:paraId="723386A7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Уровень</w:t>
            </w:r>
          </w:p>
        </w:tc>
        <w:tc>
          <w:tcPr>
            <w:tcW w:w="2409" w:type="dxa"/>
            <w:shd w:val="clear" w:color="auto" w:fill="92D050"/>
            <w:vAlign w:val="center"/>
          </w:tcPr>
          <w:p w14:paraId="3DC19720" w14:textId="077FCA7F" w:rsidR="00BE513A" w:rsidRPr="00221E0A" w:rsidRDefault="00C35EA9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35EA9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Название ВНД</w:t>
            </w:r>
          </w:p>
        </w:tc>
        <w:tc>
          <w:tcPr>
            <w:tcW w:w="6237" w:type="dxa"/>
            <w:gridSpan w:val="3"/>
            <w:shd w:val="clear" w:color="auto" w:fill="92D050"/>
            <w:vAlign w:val="center"/>
          </w:tcPr>
          <w:p w14:paraId="46CF742D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Содержание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1FA8BC1D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Статус</w:t>
            </w:r>
          </w:p>
        </w:tc>
        <w:tc>
          <w:tcPr>
            <w:tcW w:w="2127" w:type="dxa"/>
            <w:shd w:val="clear" w:color="auto" w:fill="92D050"/>
            <w:vAlign w:val="center"/>
          </w:tcPr>
          <w:p w14:paraId="27456F3E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Пользователь</w:t>
            </w:r>
          </w:p>
        </w:tc>
        <w:tc>
          <w:tcPr>
            <w:tcW w:w="1981" w:type="dxa"/>
            <w:shd w:val="clear" w:color="auto" w:fill="92D050"/>
            <w:vAlign w:val="center"/>
          </w:tcPr>
          <w:p w14:paraId="2DC954AC" w14:textId="77777777" w:rsidR="00BE513A" w:rsidRPr="00221E0A" w:rsidRDefault="00BE513A" w:rsidP="00E9577E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Комментарий</w:t>
            </w:r>
          </w:p>
        </w:tc>
      </w:tr>
      <w:tr w:rsidR="00221E0A" w14:paraId="1FBAAF6D" w14:textId="77777777" w:rsidTr="00B6657A">
        <w:trPr>
          <w:trHeight w:val="713"/>
        </w:trPr>
        <w:tc>
          <w:tcPr>
            <w:tcW w:w="316" w:type="dxa"/>
            <w:shd w:val="clear" w:color="auto" w:fill="EDF7E1"/>
            <w:vAlign w:val="center"/>
          </w:tcPr>
          <w:p w14:paraId="742C6A83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1</w:t>
            </w:r>
          </w:p>
        </w:tc>
        <w:tc>
          <w:tcPr>
            <w:tcW w:w="710" w:type="dxa"/>
            <w:shd w:val="clear" w:color="auto" w:fill="EDF7E1"/>
            <w:vAlign w:val="center"/>
          </w:tcPr>
          <w:p w14:paraId="66FF2A89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1</w:t>
            </w:r>
          </w:p>
        </w:tc>
        <w:tc>
          <w:tcPr>
            <w:tcW w:w="2409" w:type="dxa"/>
            <w:shd w:val="clear" w:color="auto" w:fill="EDF7E1"/>
            <w:vAlign w:val="center"/>
          </w:tcPr>
          <w:p w14:paraId="660FA8DA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Политика Х5 в области управления рисками и внутреннего контроля</w:t>
            </w:r>
          </w:p>
        </w:tc>
        <w:tc>
          <w:tcPr>
            <w:tcW w:w="6237" w:type="dxa"/>
            <w:gridSpan w:val="3"/>
            <w:shd w:val="clear" w:color="auto" w:fill="EDF7E1"/>
            <w:vAlign w:val="center"/>
          </w:tcPr>
          <w:p w14:paraId="01CDA04C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Определяет:</w:t>
            </w:r>
          </w:p>
          <w:p w14:paraId="488B22B4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- цели и задачи управления рисками и внутренним контролем в Х5;</w:t>
            </w:r>
          </w:p>
          <w:p w14:paraId="1CBF3BD8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- принципы и правила организации и функционирования системы управления рисками и внутреннего контроля;</w:t>
            </w:r>
          </w:p>
          <w:p w14:paraId="6F679FE3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- роли и ответственность участников</w:t>
            </w:r>
          </w:p>
        </w:tc>
        <w:tc>
          <w:tcPr>
            <w:tcW w:w="1134" w:type="dxa"/>
            <w:shd w:val="clear" w:color="auto" w:fill="EDF7E1"/>
            <w:vAlign w:val="center"/>
          </w:tcPr>
          <w:p w14:paraId="756DC02C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Изменение не требуется</w:t>
            </w:r>
          </w:p>
        </w:tc>
        <w:tc>
          <w:tcPr>
            <w:tcW w:w="2127" w:type="dxa"/>
            <w:shd w:val="clear" w:color="auto" w:fill="EDF7E1"/>
            <w:vAlign w:val="center"/>
          </w:tcPr>
          <w:p w14:paraId="0E7249CE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Все сотрудники Компании</w:t>
            </w:r>
          </w:p>
        </w:tc>
        <w:tc>
          <w:tcPr>
            <w:tcW w:w="1981" w:type="dxa"/>
            <w:shd w:val="clear" w:color="auto" w:fill="EDF7E1"/>
            <w:vAlign w:val="center"/>
          </w:tcPr>
          <w:p w14:paraId="51861404" w14:textId="77777777" w:rsidR="00BE513A" w:rsidRPr="00221E0A" w:rsidRDefault="00BE513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221E0A" w:rsidRPr="00BE513A" w14:paraId="67B11039" w14:textId="77777777" w:rsidTr="00B6657A">
        <w:trPr>
          <w:trHeight w:val="1382"/>
        </w:trPr>
        <w:tc>
          <w:tcPr>
            <w:tcW w:w="316" w:type="dxa"/>
            <w:vAlign w:val="center"/>
          </w:tcPr>
          <w:p w14:paraId="57E8B77F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2</w:t>
            </w:r>
          </w:p>
        </w:tc>
        <w:tc>
          <w:tcPr>
            <w:tcW w:w="710" w:type="dxa"/>
            <w:vAlign w:val="center"/>
          </w:tcPr>
          <w:p w14:paraId="15D4673E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2</w:t>
            </w:r>
          </w:p>
        </w:tc>
        <w:tc>
          <w:tcPr>
            <w:tcW w:w="2409" w:type="dxa"/>
            <w:vAlign w:val="center"/>
          </w:tcPr>
          <w:p w14:paraId="08558905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Порядок управления рисками конфликтов полномочий</w:t>
            </w:r>
          </w:p>
        </w:tc>
        <w:tc>
          <w:tcPr>
            <w:tcW w:w="6237" w:type="dxa"/>
            <w:gridSpan w:val="3"/>
            <w:vAlign w:val="center"/>
          </w:tcPr>
          <w:p w14:paraId="4FB03185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Описание и схемы процессов:</w:t>
            </w:r>
          </w:p>
          <w:p w14:paraId="3568A604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1. Разработка и актуализация реестра рисков конфликтов полномочий и технических правил разделения полномочий;</w:t>
            </w:r>
          </w:p>
          <w:p w14:paraId="0AB5B41C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2. Выявление и устранение конфликтов полномочий на уровне ролей;</w:t>
            </w:r>
          </w:p>
          <w:p w14:paraId="77CB42AD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3. Выявление и устранение конфликтов полномочий на уровне пользователей;</w:t>
            </w:r>
          </w:p>
          <w:p w14:paraId="4BC9E301" w14:textId="042F8F0A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 xml:space="preserve">4. Мониторинг </w:t>
            </w:r>
            <w:r w:rsidR="00B6657A">
              <w:rPr>
                <w:rFonts w:ascii="Open Sans" w:hAnsi="Open Sans" w:cs="Open Sans"/>
                <w:sz w:val="14"/>
                <w:szCs w:val="14"/>
              </w:rPr>
              <w:t>рисков конфликтов</w:t>
            </w:r>
            <w:r w:rsidRPr="00221E0A">
              <w:rPr>
                <w:rFonts w:ascii="Open Sans" w:hAnsi="Open Sans" w:cs="Open Sans"/>
                <w:sz w:val="14"/>
                <w:szCs w:val="14"/>
              </w:rPr>
              <w:t xml:space="preserve"> полномочий.</w:t>
            </w:r>
          </w:p>
          <w:p w14:paraId="108982C7" w14:textId="1B167675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с указанием событий начала и окончания процессов, ответственных и исполнителей шагов процессов, порядка их взаимодействия</w:t>
            </w:r>
          </w:p>
        </w:tc>
        <w:tc>
          <w:tcPr>
            <w:tcW w:w="1134" w:type="dxa"/>
            <w:vAlign w:val="center"/>
          </w:tcPr>
          <w:p w14:paraId="5F735E53" w14:textId="6C198739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vAlign w:val="center"/>
          </w:tcPr>
          <w:p w14:paraId="67F671B6" w14:textId="4E1EB08B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Сотрудники Компании, участвующие в процессе управления рисками конфликтов полномочий</w:t>
            </w:r>
          </w:p>
        </w:tc>
        <w:tc>
          <w:tcPr>
            <w:tcW w:w="1981" w:type="dxa"/>
            <w:vAlign w:val="center"/>
          </w:tcPr>
          <w:p w14:paraId="747551F8" w14:textId="52778463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221E0A" w:rsidRPr="00BE513A" w14:paraId="640E808F" w14:textId="77777777" w:rsidTr="00B6657A">
        <w:trPr>
          <w:trHeight w:val="1769"/>
        </w:trPr>
        <w:tc>
          <w:tcPr>
            <w:tcW w:w="316" w:type="dxa"/>
            <w:vAlign w:val="center"/>
          </w:tcPr>
          <w:p w14:paraId="0EC8488E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710" w:type="dxa"/>
            <w:vAlign w:val="center"/>
          </w:tcPr>
          <w:p w14:paraId="34942E01" w14:textId="77777777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097405DA" w14:textId="78FF104A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Методика управления рисками конфликтов полномочий</w:t>
            </w:r>
          </w:p>
        </w:tc>
        <w:tc>
          <w:tcPr>
            <w:tcW w:w="6237" w:type="dxa"/>
            <w:gridSpan w:val="3"/>
            <w:vAlign w:val="center"/>
          </w:tcPr>
          <w:p w14:paraId="2D15E12A" w14:textId="77777777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Устанавливает единый подход к управлению рисками конфликтов полномочий, включая:</w:t>
            </w:r>
          </w:p>
          <w:p w14:paraId="37B47A96" w14:textId="77777777" w:rsidR="00AC7684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основные термины и определения,</w:t>
            </w:r>
          </w:p>
          <w:p w14:paraId="3B6BCF37" w14:textId="6D5C01E3" w:rsidR="00221E0A" w:rsidRPr="00E94303" w:rsidRDefault="00AC7684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-</w:t>
            </w:r>
            <w:r w:rsidR="00B00F9B" w:rsidRPr="00E94303">
              <w:rPr>
                <w:rFonts w:ascii="Open Sans" w:hAnsi="Open Sans" w:cs="Open Sans"/>
                <w:sz w:val="14"/>
                <w:szCs w:val="14"/>
              </w:rPr>
              <w:t xml:space="preserve"> общие принципы разделения полномочий,</w:t>
            </w:r>
          </w:p>
          <w:p w14:paraId="43CC4B0E" w14:textId="68AFC700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критерии включения бизнес-процессов и информационных систем в периметр процесса управления</w:t>
            </w:r>
            <w:r w:rsidR="00B00F9B">
              <w:rPr>
                <w:rFonts w:ascii="Open Sans" w:hAnsi="Open Sans" w:cs="Open Sans"/>
                <w:sz w:val="14"/>
                <w:szCs w:val="14"/>
              </w:rPr>
              <w:t xml:space="preserve"> рисками конфликтов полномочий,</w:t>
            </w:r>
          </w:p>
          <w:p w14:paraId="0F683AFF" w14:textId="77777777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принципы формирования реестра рисков и технических правил разделения полномочий,</w:t>
            </w:r>
          </w:p>
          <w:p w14:paraId="2CABF31F" w14:textId="77777777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критерии оценки и включения рисков конфликтов полномочий,</w:t>
            </w:r>
          </w:p>
          <w:p w14:paraId="5B9AC5BA" w14:textId="77777777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принципы управления рисками конфликтов полномочий,</w:t>
            </w:r>
          </w:p>
          <w:p w14:paraId="2EA137D6" w14:textId="7EE883A1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варианты разрешения выявленных конфликтов полномочий на уровне ролей и пользователей,</w:t>
            </w:r>
          </w:p>
          <w:p w14:paraId="33B59B9B" w14:textId="79E7D917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шаблоны документов</w:t>
            </w:r>
          </w:p>
        </w:tc>
        <w:tc>
          <w:tcPr>
            <w:tcW w:w="1134" w:type="dxa"/>
            <w:vAlign w:val="center"/>
          </w:tcPr>
          <w:p w14:paraId="0CCA0BFE" w14:textId="405DAA80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vAlign w:val="center"/>
          </w:tcPr>
          <w:p w14:paraId="3E3AB989" w14:textId="3DD12956" w:rsidR="00221E0A" w:rsidRPr="00E94303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Сотрудники Компании, участвующие в процессе управления рисками конфликтов полномочий</w:t>
            </w:r>
          </w:p>
        </w:tc>
        <w:tc>
          <w:tcPr>
            <w:tcW w:w="1981" w:type="dxa"/>
            <w:vAlign w:val="center"/>
          </w:tcPr>
          <w:p w14:paraId="6DEC8154" w14:textId="4F8BB5FA" w:rsidR="00221E0A" w:rsidRPr="00221E0A" w:rsidRDefault="00221E0A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577FD" w:rsidRPr="00BE513A" w14:paraId="2A09128B" w14:textId="77777777" w:rsidTr="00B6657A">
        <w:trPr>
          <w:trHeight w:val="1525"/>
        </w:trPr>
        <w:tc>
          <w:tcPr>
            <w:tcW w:w="316" w:type="dxa"/>
            <w:vAlign w:val="center"/>
          </w:tcPr>
          <w:p w14:paraId="1B66D2CE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4</w:t>
            </w:r>
          </w:p>
        </w:tc>
        <w:tc>
          <w:tcPr>
            <w:tcW w:w="710" w:type="dxa"/>
            <w:vAlign w:val="center"/>
          </w:tcPr>
          <w:p w14:paraId="52B1EF0B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0F2C5A68" w14:textId="1B7BDC78" w:rsidR="00A577FD" w:rsidRPr="00E94303" w:rsidRDefault="00A577FD" w:rsidP="00422EF8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Инструкция по управлению рисками конфликтов полномочий для Владельцев БП / </w:t>
            </w:r>
            <w:r w:rsidR="00422EF8" w:rsidRPr="00422EF8">
              <w:rPr>
                <w:rFonts w:ascii="Open Sans" w:hAnsi="Open Sans" w:cs="Open Sans"/>
                <w:sz w:val="14"/>
                <w:szCs w:val="14"/>
              </w:rPr>
              <w:t>Ответственн</w:t>
            </w:r>
            <w:r w:rsidR="00422EF8">
              <w:rPr>
                <w:rFonts w:ascii="Open Sans" w:hAnsi="Open Sans" w:cs="Open Sans"/>
                <w:sz w:val="14"/>
                <w:szCs w:val="14"/>
              </w:rPr>
              <w:t>ых</w:t>
            </w:r>
            <w:r w:rsidR="00422EF8" w:rsidRPr="00422EF8">
              <w:rPr>
                <w:rFonts w:ascii="Open Sans" w:hAnsi="Open Sans" w:cs="Open Sans"/>
                <w:sz w:val="14"/>
                <w:szCs w:val="14"/>
              </w:rPr>
              <w:t xml:space="preserve"> за управление SoD-рисками в бизнес-процессе</w:t>
            </w:r>
          </w:p>
        </w:tc>
        <w:tc>
          <w:tcPr>
            <w:tcW w:w="6237" w:type="dxa"/>
            <w:gridSpan w:val="3"/>
            <w:vAlign w:val="center"/>
          </w:tcPr>
          <w:p w14:paraId="663956A1" w14:textId="77777777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Описывает как для систем, подключенных к ТОРГ GRC AC, так и других информационных систем:</w:t>
            </w:r>
          </w:p>
          <w:p w14:paraId="40BD5DA4" w14:textId="2A7776CF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- алгоритм разработки / актуализации </w:t>
            </w:r>
            <w:r w:rsidR="008120D9">
              <w:rPr>
                <w:rFonts w:ascii="Open Sans" w:hAnsi="Open Sans" w:cs="Open Sans"/>
                <w:sz w:val="14"/>
                <w:szCs w:val="14"/>
              </w:rPr>
              <w:t>реестра рисков конфликтов полномочий и технических правил разделения полномочий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, с указанием доступных инструментов, форматов документов и порядка размещения;</w:t>
            </w:r>
          </w:p>
          <w:p w14:paraId="43BFD04C" w14:textId="77777777" w:rsidR="00A577FD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возможные варианты управления рисками конфликтов полномочий на уровне пользователя, алгоритм принятия решения по выявленному у пользователя конфликту, включая фиксирование компенсирующих мер в заявке на доступ</w:t>
            </w:r>
            <w:r w:rsidR="00422EF8">
              <w:rPr>
                <w:rFonts w:ascii="Open Sans" w:hAnsi="Open Sans" w:cs="Open Sans"/>
                <w:sz w:val="14"/>
                <w:szCs w:val="14"/>
              </w:rPr>
              <w:t>;</w:t>
            </w:r>
          </w:p>
          <w:p w14:paraId="3395005A" w14:textId="07FA528D" w:rsidR="00422EF8" w:rsidRPr="00E94303" w:rsidRDefault="00422EF8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 xml:space="preserve">- 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алгоритм принятия решения и возможные варианты устранения выявленного в роли конфликта полномочий как для систем, подключенных к ТОРГ GRC </w:t>
            </w:r>
            <w:r w:rsidRPr="00E94303">
              <w:rPr>
                <w:rFonts w:ascii="Open Sans" w:hAnsi="Open Sans" w:cs="Open Sans"/>
                <w:sz w:val="14"/>
                <w:szCs w:val="14"/>
                <w:lang w:val="en-US"/>
              </w:rPr>
              <w:t>AC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, так и других информационных систем</w:t>
            </w:r>
          </w:p>
        </w:tc>
        <w:tc>
          <w:tcPr>
            <w:tcW w:w="1134" w:type="dxa"/>
            <w:vAlign w:val="center"/>
          </w:tcPr>
          <w:p w14:paraId="763B5BDA" w14:textId="77777777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vAlign w:val="center"/>
          </w:tcPr>
          <w:p w14:paraId="5E3FAE42" w14:textId="72434C95" w:rsidR="00A577FD" w:rsidRPr="00E94303" w:rsidRDefault="00A577FD" w:rsidP="00B6657A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Владельцы </w:t>
            </w:r>
            <w:r w:rsidR="00B6657A">
              <w:rPr>
                <w:rFonts w:ascii="Open Sans" w:hAnsi="Open Sans" w:cs="Open Sans"/>
                <w:sz w:val="14"/>
                <w:szCs w:val="14"/>
              </w:rPr>
              <w:t>бизнес-процессов</w:t>
            </w:r>
            <w:r w:rsidR="00B6657A" w:rsidRPr="00E94303">
              <w:rPr>
                <w:rFonts w:ascii="Open Sans" w:hAnsi="Open Sans" w:cs="Open Sans"/>
                <w:sz w:val="14"/>
                <w:szCs w:val="14"/>
              </w:rPr>
              <w:t xml:space="preserve"> 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/ </w:t>
            </w:r>
            <w:r w:rsidR="00422EF8" w:rsidRPr="00422EF8">
              <w:rPr>
                <w:rFonts w:ascii="Open Sans" w:hAnsi="Open Sans" w:cs="Open Sans"/>
                <w:sz w:val="14"/>
                <w:szCs w:val="14"/>
              </w:rPr>
              <w:t>Ответственн</w:t>
            </w:r>
            <w:r w:rsidR="00422EF8">
              <w:rPr>
                <w:rFonts w:ascii="Open Sans" w:hAnsi="Open Sans" w:cs="Open Sans"/>
                <w:sz w:val="14"/>
                <w:szCs w:val="14"/>
              </w:rPr>
              <w:t>ые</w:t>
            </w:r>
            <w:r w:rsidR="00422EF8" w:rsidRPr="00422EF8">
              <w:rPr>
                <w:rFonts w:ascii="Open Sans" w:hAnsi="Open Sans" w:cs="Open Sans"/>
                <w:sz w:val="14"/>
                <w:szCs w:val="14"/>
              </w:rPr>
              <w:t xml:space="preserve"> за управление SoD-рисками в бизнес-процессе</w:t>
            </w:r>
          </w:p>
        </w:tc>
        <w:tc>
          <w:tcPr>
            <w:tcW w:w="1981" w:type="dxa"/>
            <w:vAlign w:val="center"/>
          </w:tcPr>
          <w:p w14:paraId="4C0D01C0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577FD" w:rsidRPr="00BE513A" w14:paraId="6EA30A27" w14:textId="77777777" w:rsidTr="00B6657A">
        <w:trPr>
          <w:trHeight w:val="754"/>
        </w:trPr>
        <w:tc>
          <w:tcPr>
            <w:tcW w:w="316" w:type="dxa"/>
            <w:vAlign w:val="center"/>
          </w:tcPr>
          <w:p w14:paraId="391938A3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lastRenderedPageBreak/>
              <w:t>5</w:t>
            </w:r>
          </w:p>
        </w:tc>
        <w:tc>
          <w:tcPr>
            <w:tcW w:w="710" w:type="dxa"/>
            <w:vAlign w:val="center"/>
          </w:tcPr>
          <w:p w14:paraId="179E8C66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24BAE845" w14:textId="3EB1746C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Инструкция по управлению рисками конфликтов полномочий для Специалистов по правам доступа</w:t>
            </w:r>
          </w:p>
        </w:tc>
        <w:tc>
          <w:tcPr>
            <w:tcW w:w="6237" w:type="dxa"/>
            <w:gridSpan w:val="3"/>
            <w:vAlign w:val="center"/>
          </w:tcPr>
          <w:p w14:paraId="017CDAA5" w14:textId="1B610E05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Описывает как для систем, подключенных к ТОРГ GRC</w:t>
            </w:r>
            <w:r w:rsidR="00C75594" w:rsidRPr="00E94303">
              <w:rPr>
                <w:rFonts w:ascii="Open Sans" w:hAnsi="Open Sans" w:cs="Open Sans"/>
                <w:sz w:val="14"/>
                <w:szCs w:val="14"/>
              </w:rPr>
              <w:t xml:space="preserve"> </w:t>
            </w:r>
            <w:r w:rsidR="00C75594" w:rsidRPr="00E94303">
              <w:rPr>
                <w:rFonts w:ascii="Open Sans" w:hAnsi="Open Sans" w:cs="Open Sans"/>
                <w:sz w:val="14"/>
                <w:szCs w:val="14"/>
                <w:lang w:val="en-US"/>
              </w:rPr>
              <w:t>AC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, так и других информационных систем:</w:t>
            </w:r>
          </w:p>
          <w:p w14:paraId="71F6798B" w14:textId="695560EC" w:rsidR="0019372D" w:rsidRPr="0019372D" w:rsidRDefault="0019372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19372D">
              <w:rPr>
                <w:rFonts w:ascii="Open Sans" w:hAnsi="Open Sans" w:cs="Open Sans"/>
                <w:sz w:val="14"/>
                <w:szCs w:val="14"/>
              </w:rPr>
              <w:t xml:space="preserve">- </w:t>
            </w:r>
            <w:r>
              <w:rPr>
                <w:rFonts w:ascii="Open Sans" w:hAnsi="Open Sans" w:cs="Open Sans"/>
                <w:sz w:val="14"/>
                <w:szCs w:val="14"/>
              </w:rPr>
              <w:t>алгоритм размещения реестра рисков конфликтов полномочий и технических правил разделения полномочий в соответствующей системе;</w:t>
            </w:r>
          </w:p>
          <w:p w14:paraId="387CEDF6" w14:textId="3C402096" w:rsidR="00A577FD" w:rsidRPr="00E94303" w:rsidRDefault="00A577FD" w:rsidP="00AC7684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- алгоритм проверки ролей на</w:t>
            </w:r>
            <w:r w:rsidR="00AC7684">
              <w:rPr>
                <w:rFonts w:ascii="Open Sans" w:hAnsi="Open Sans" w:cs="Open Sans"/>
                <w:sz w:val="14"/>
                <w:szCs w:val="14"/>
              </w:rPr>
              <w:t xml:space="preserve"> наличие конфликтов полномочий 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в проце</w:t>
            </w:r>
            <w:r w:rsidR="00AC7684">
              <w:rPr>
                <w:rFonts w:ascii="Open Sans" w:hAnsi="Open Sans" w:cs="Open Sans"/>
                <w:sz w:val="14"/>
                <w:szCs w:val="14"/>
              </w:rPr>
              <w:t>ссе управления ролевой моделью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 с указанием возможных инструментов</w:t>
            </w:r>
          </w:p>
        </w:tc>
        <w:tc>
          <w:tcPr>
            <w:tcW w:w="1134" w:type="dxa"/>
            <w:vAlign w:val="center"/>
          </w:tcPr>
          <w:p w14:paraId="2BC1C618" w14:textId="528CC8DD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vAlign w:val="center"/>
          </w:tcPr>
          <w:p w14:paraId="43D94463" w14:textId="7C8C98AB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Специалисты по правам доступа</w:t>
            </w:r>
          </w:p>
        </w:tc>
        <w:tc>
          <w:tcPr>
            <w:tcW w:w="1981" w:type="dxa"/>
            <w:vAlign w:val="center"/>
          </w:tcPr>
          <w:p w14:paraId="01215040" w14:textId="7F135EE8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A577FD" w14:paraId="2D4C9806" w14:textId="77777777" w:rsidTr="00B6657A">
        <w:trPr>
          <w:trHeight w:val="1092"/>
        </w:trPr>
        <w:tc>
          <w:tcPr>
            <w:tcW w:w="316" w:type="dxa"/>
            <w:vAlign w:val="center"/>
          </w:tcPr>
          <w:p w14:paraId="0F3D6F2C" w14:textId="5F6667FA" w:rsidR="00A577FD" w:rsidRPr="00221E0A" w:rsidRDefault="00422EF8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6</w:t>
            </w:r>
          </w:p>
        </w:tc>
        <w:tc>
          <w:tcPr>
            <w:tcW w:w="710" w:type="dxa"/>
            <w:vAlign w:val="center"/>
          </w:tcPr>
          <w:p w14:paraId="42DE91DF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6F8EFC43" w14:textId="29095FE3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Инструкция по разрешению конфликтов полномочий на уровне пользователей для Линейных руководителей пользователей (в процессе управления доступом)</w:t>
            </w:r>
          </w:p>
        </w:tc>
        <w:tc>
          <w:tcPr>
            <w:tcW w:w="6237" w:type="dxa"/>
            <w:gridSpan w:val="3"/>
            <w:vAlign w:val="center"/>
          </w:tcPr>
          <w:p w14:paraId="5B7097E4" w14:textId="1C8557AA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Описывает алгоритм принятия решения и возможные варианты разрешения конфликтов полномочий на уровне пользователя в рамках обработки заявки на предоставление доступа пользователю, включая указание компенсирующих мер, как для систем, подключенных к ТОРГ GRC</w:t>
            </w:r>
            <w:r w:rsidR="00C75594" w:rsidRPr="00E94303">
              <w:rPr>
                <w:rFonts w:ascii="Open Sans" w:hAnsi="Open Sans" w:cs="Open Sans"/>
                <w:sz w:val="14"/>
                <w:szCs w:val="14"/>
              </w:rPr>
              <w:t xml:space="preserve"> </w:t>
            </w:r>
            <w:r w:rsidR="00C75594" w:rsidRPr="00E94303">
              <w:rPr>
                <w:rFonts w:ascii="Open Sans" w:hAnsi="Open Sans" w:cs="Open Sans"/>
                <w:sz w:val="14"/>
                <w:szCs w:val="14"/>
                <w:lang w:val="en-US"/>
              </w:rPr>
              <w:t>AC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, так и других информационных систем</w:t>
            </w:r>
          </w:p>
        </w:tc>
        <w:tc>
          <w:tcPr>
            <w:tcW w:w="1134" w:type="dxa"/>
            <w:vAlign w:val="center"/>
          </w:tcPr>
          <w:p w14:paraId="097FE1EB" w14:textId="77777777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vAlign w:val="center"/>
          </w:tcPr>
          <w:p w14:paraId="0A0AB0EB" w14:textId="26E2B498" w:rsidR="00A577FD" w:rsidRPr="00E94303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Линейные руководители пользователей</w:t>
            </w:r>
          </w:p>
        </w:tc>
        <w:tc>
          <w:tcPr>
            <w:tcW w:w="1981" w:type="dxa"/>
            <w:vAlign w:val="center"/>
          </w:tcPr>
          <w:p w14:paraId="5731D1DB" w14:textId="77777777" w:rsidR="00A577FD" w:rsidRPr="00221E0A" w:rsidRDefault="00A577FD" w:rsidP="00E9577E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E94DD2" w:rsidRPr="00BE513A" w14:paraId="6E1306F3" w14:textId="77777777" w:rsidTr="00B6657A">
        <w:trPr>
          <w:trHeight w:val="751"/>
        </w:trPr>
        <w:tc>
          <w:tcPr>
            <w:tcW w:w="316" w:type="dxa"/>
            <w:vAlign w:val="center"/>
          </w:tcPr>
          <w:p w14:paraId="6E70F35F" w14:textId="0F9AF82E" w:rsidR="00E94DD2" w:rsidRPr="00221E0A" w:rsidRDefault="00422EF8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7</w:t>
            </w:r>
          </w:p>
        </w:tc>
        <w:tc>
          <w:tcPr>
            <w:tcW w:w="710" w:type="dxa"/>
            <w:vAlign w:val="center"/>
          </w:tcPr>
          <w:p w14:paraId="7E357181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63505494" w14:textId="05CE6BBD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Инструкция по управлению рисками конфликтов полномочий для </w:t>
            </w:r>
            <w:r>
              <w:rPr>
                <w:rFonts w:ascii="Open Sans" w:hAnsi="Open Sans" w:cs="Open Sans"/>
                <w:sz w:val="14"/>
                <w:szCs w:val="14"/>
              </w:rPr>
              <w:t xml:space="preserve">сотрудников 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Ц</w:t>
            </w:r>
            <w:r>
              <w:rPr>
                <w:rFonts w:ascii="Open Sans" w:hAnsi="Open Sans" w:cs="Open Sans"/>
                <w:sz w:val="14"/>
                <w:szCs w:val="14"/>
              </w:rPr>
              <w:t>ентра экспертизы SoD в активах</w:t>
            </w:r>
          </w:p>
        </w:tc>
        <w:tc>
          <w:tcPr>
            <w:tcW w:w="6237" w:type="dxa"/>
            <w:gridSpan w:val="3"/>
            <w:vAlign w:val="center"/>
          </w:tcPr>
          <w:p w14:paraId="1BC98F34" w14:textId="1D932953" w:rsidR="00E94DD2" w:rsidRPr="00E94DD2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Описывает как для систем, подключенных к ТОРГ GRC </w:t>
            </w:r>
            <w:r w:rsidRPr="00E94303">
              <w:rPr>
                <w:rFonts w:ascii="Open Sans" w:hAnsi="Open Sans" w:cs="Open Sans"/>
                <w:sz w:val="14"/>
                <w:szCs w:val="14"/>
                <w:lang w:val="en-US"/>
              </w:rPr>
              <w:t>AC</w:t>
            </w:r>
            <w:r w:rsidRPr="00E94303">
              <w:rPr>
                <w:rFonts w:ascii="Open Sans" w:hAnsi="Open Sans" w:cs="Open Sans"/>
                <w:sz w:val="14"/>
                <w:szCs w:val="14"/>
              </w:rPr>
              <w:t>, так и других информационных систем</w:t>
            </w:r>
            <w:r w:rsidR="0019372D">
              <w:rPr>
                <w:rFonts w:ascii="Open Sans" w:hAnsi="Open Sans" w:cs="Open Sans"/>
                <w:sz w:val="14"/>
                <w:szCs w:val="14"/>
              </w:rPr>
              <w:t xml:space="preserve"> алгоритм проведения</w:t>
            </w:r>
            <w:r w:rsidR="0018515E" w:rsidRPr="00B00F9B">
              <w:rPr>
                <w:rFonts w:ascii="Open Sans" w:hAnsi="Open Sans" w:cs="Open Sans"/>
                <w:sz w:val="14"/>
                <w:szCs w:val="14"/>
              </w:rPr>
              <w:t xml:space="preserve"> </w:t>
            </w:r>
            <w:r w:rsidR="0018515E" w:rsidRPr="00E94303">
              <w:rPr>
                <w:rFonts w:ascii="Open Sans" w:hAnsi="Open Sans" w:cs="Open Sans"/>
                <w:sz w:val="14"/>
                <w:szCs w:val="14"/>
              </w:rPr>
              <w:t>мониторинга рисков конфликтов полномочий</w:t>
            </w:r>
            <w:r w:rsidR="0018515E">
              <w:rPr>
                <w:rFonts w:ascii="Open Sans" w:hAnsi="Open Sans" w:cs="Open Sans"/>
                <w:sz w:val="14"/>
                <w:szCs w:val="14"/>
              </w:rPr>
              <w:t xml:space="preserve"> на уровне ролей</w:t>
            </w:r>
            <w:r w:rsidR="0019372D">
              <w:rPr>
                <w:rFonts w:ascii="Open Sans" w:hAnsi="Open Sans" w:cs="Open Sans"/>
                <w:sz w:val="14"/>
                <w:szCs w:val="14"/>
              </w:rPr>
              <w:t xml:space="preserve"> и пользователей</w:t>
            </w:r>
            <w:r w:rsidR="0018515E" w:rsidRPr="00E94303">
              <w:rPr>
                <w:rFonts w:ascii="Open Sans" w:hAnsi="Open Sans" w:cs="Open Sans"/>
                <w:sz w:val="14"/>
                <w:szCs w:val="14"/>
              </w:rPr>
              <w:t>, с указанием возможных инс</w:t>
            </w:r>
            <w:r w:rsidR="0018515E">
              <w:rPr>
                <w:rFonts w:ascii="Open Sans" w:hAnsi="Open Sans" w:cs="Open Sans"/>
                <w:sz w:val="14"/>
                <w:szCs w:val="14"/>
              </w:rPr>
              <w:t>трументов и форматов документов</w:t>
            </w:r>
          </w:p>
        </w:tc>
        <w:tc>
          <w:tcPr>
            <w:tcW w:w="1134" w:type="dxa"/>
            <w:vAlign w:val="center"/>
          </w:tcPr>
          <w:p w14:paraId="1E8784C6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Разработка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FFD7353" w14:textId="19E781CE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Ц</w:t>
            </w:r>
            <w:r>
              <w:rPr>
                <w:rFonts w:ascii="Open Sans" w:hAnsi="Open Sans" w:cs="Open Sans"/>
                <w:sz w:val="14"/>
                <w:szCs w:val="14"/>
              </w:rPr>
              <w:t xml:space="preserve">ентр экспертизы SoD в активах </w:t>
            </w:r>
          </w:p>
        </w:tc>
        <w:tc>
          <w:tcPr>
            <w:tcW w:w="1981" w:type="dxa"/>
            <w:vAlign w:val="center"/>
          </w:tcPr>
          <w:p w14:paraId="493E175C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</w:p>
        </w:tc>
      </w:tr>
      <w:tr w:rsidR="00B6657A" w:rsidRPr="00BE513A" w14:paraId="460255A2" w14:textId="77777777" w:rsidTr="00B6657A">
        <w:trPr>
          <w:trHeight w:val="227"/>
        </w:trPr>
        <w:tc>
          <w:tcPr>
            <w:tcW w:w="316" w:type="dxa"/>
            <w:shd w:val="clear" w:color="auto" w:fill="92D050"/>
            <w:vAlign w:val="center"/>
          </w:tcPr>
          <w:p w14:paraId="1FACF24B" w14:textId="248C0135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№</w:t>
            </w:r>
          </w:p>
        </w:tc>
        <w:tc>
          <w:tcPr>
            <w:tcW w:w="710" w:type="dxa"/>
            <w:shd w:val="clear" w:color="auto" w:fill="92D050"/>
            <w:vAlign w:val="center"/>
          </w:tcPr>
          <w:p w14:paraId="48D7E7FC" w14:textId="2A1725FF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Уровень</w:t>
            </w:r>
          </w:p>
        </w:tc>
        <w:tc>
          <w:tcPr>
            <w:tcW w:w="2409" w:type="dxa"/>
            <w:shd w:val="clear" w:color="auto" w:fill="92D050"/>
            <w:vAlign w:val="center"/>
          </w:tcPr>
          <w:p w14:paraId="1DEB85FE" w14:textId="55197603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35EA9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Название ВНД</w:t>
            </w:r>
          </w:p>
        </w:tc>
        <w:tc>
          <w:tcPr>
            <w:tcW w:w="3686" w:type="dxa"/>
            <w:shd w:val="clear" w:color="auto" w:fill="92D050"/>
            <w:vAlign w:val="center"/>
          </w:tcPr>
          <w:p w14:paraId="6F8013C6" w14:textId="4CD12AC7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Содержание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1F837D1B" w14:textId="0F62FE65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Статус</w:t>
            </w:r>
          </w:p>
        </w:tc>
        <w:tc>
          <w:tcPr>
            <w:tcW w:w="2551" w:type="dxa"/>
            <w:gridSpan w:val="2"/>
            <w:shd w:val="clear" w:color="auto" w:fill="92D050"/>
            <w:vAlign w:val="center"/>
          </w:tcPr>
          <w:p w14:paraId="12633720" w14:textId="63C623F5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Пользователь</w:t>
            </w:r>
          </w:p>
        </w:tc>
        <w:tc>
          <w:tcPr>
            <w:tcW w:w="4108" w:type="dxa"/>
            <w:gridSpan w:val="2"/>
            <w:shd w:val="clear" w:color="auto" w:fill="92D050"/>
          </w:tcPr>
          <w:p w14:paraId="60E4D669" w14:textId="3B2EBD63" w:rsidR="00B6657A" w:rsidRPr="00221E0A" w:rsidRDefault="00B6657A" w:rsidP="00B6657A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Комментарий</w:t>
            </w:r>
          </w:p>
        </w:tc>
      </w:tr>
      <w:tr w:rsidR="00E94DD2" w:rsidRPr="00BE513A" w14:paraId="79781852" w14:textId="77777777" w:rsidTr="00DA2D4E">
        <w:trPr>
          <w:trHeight w:val="227"/>
        </w:trPr>
        <w:tc>
          <w:tcPr>
            <w:tcW w:w="14914" w:type="dxa"/>
            <w:gridSpan w:val="9"/>
            <w:shd w:val="clear" w:color="auto" w:fill="B2B2B2" w:themeFill="accent2"/>
          </w:tcPr>
          <w:p w14:paraId="34FD6E2A" w14:textId="010AE8C3" w:rsidR="00E94DD2" w:rsidRPr="00221E0A" w:rsidRDefault="00E94DD2" w:rsidP="00E94DD2">
            <w:pPr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По смежным процессам</w:t>
            </w:r>
            <w:r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:</w:t>
            </w:r>
          </w:p>
        </w:tc>
      </w:tr>
      <w:tr w:rsidR="00E94DD2" w:rsidRPr="00BE513A" w14:paraId="11C970C9" w14:textId="77777777" w:rsidTr="00B6657A">
        <w:trPr>
          <w:trHeight w:val="506"/>
        </w:trPr>
        <w:tc>
          <w:tcPr>
            <w:tcW w:w="316" w:type="dxa"/>
            <w:vAlign w:val="center"/>
          </w:tcPr>
          <w:p w14:paraId="0F4A048B" w14:textId="517D4782" w:rsidR="00E94DD2" w:rsidRPr="00221E0A" w:rsidRDefault="00422EF8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8</w:t>
            </w:r>
          </w:p>
        </w:tc>
        <w:tc>
          <w:tcPr>
            <w:tcW w:w="710" w:type="dxa"/>
            <w:vAlign w:val="center"/>
          </w:tcPr>
          <w:p w14:paraId="259CFAA0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2</w:t>
            </w:r>
          </w:p>
        </w:tc>
        <w:tc>
          <w:tcPr>
            <w:tcW w:w="2409" w:type="dxa"/>
            <w:vAlign w:val="center"/>
          </w:tcPr>
          <w:p w14:paraId="12479376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Порядок управления ролевой моделью и процедурой предоставления доступа/ Паспорт БП</w:t>
            </w:r>
          </w:p>
        </w:tc>
        <w:tc>
          <w:tcPr>
            <w:tcW w:w="3686" w:type="dxa"/>
            <w:vAlign w:val="center"/>
          </w:tcPr>
          <w:p w14:paraId="5EF0C658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Описывает последовательность шагов процессов изменения ролей и предоставления доступа, с указанием исполнителей и порядка их взаимодействия</w:t>
            </w:r>
          </w:p>
        </w:tc>
        <w:tc>
          <w:tcPr>
            <w:tcW w:w="1134" w:type="dxa"/>
            <w:vAlign w:val="center"/>
          </w:tcPr>
          <w:p w14:paraId="55F60BD0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Дополнение</w:t>
            </w:r>
          </w:p>
        </w:tc>
        <w:tc>
          <w:tcPr>
            <w:tcW w:w="2551" w:type="dxa"/>
            <w:gridSpan w:val="2"/>
            <w:vAlign w:val="center"/>
          </w:tcPr>
          <w:p w14:paraId="5B300F57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 xml:space="preserve">Сотрудники Компании, участвующие в процессе управления ролевой моделью и предоставления доступом </w:t>
            </w:r>
          </w:p>
        </w:tc>
        <w:tc>
          <w:tcPr>
            <w:tcW w:w="4108" w:type="dxa"/>
            <w:gridSpan w:val="2"/>
            <w:vAlign w:val="center"/>
          </w:tcPr>
          <w:p w14:paraId="5DC96235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Необходимо закрепить точки интеграции с процессом управления рисками конфликтов полномочий, уточнить входы и выходы, исполнителей смежных шагов</w:t>
            </w:r>
          </w:p>
        </w:tc>
      </w:tr>
      <w:tr w:rsidR="00E94DD2" w:rsidRPr="00BE513A" w14:paraId="3959E3E3" w14:textId="77777777" w:rsidTr="00B6657A">
        <w:trPr>
          <w:trHeight w:val="556"/>
        </w:trPr>
        <w:tc>
          <w:tcPr>
            <w:tcW w:w="316" w:type="dxa"/>
            <w:vAlign w:val="center"/>
          </w:tcPr>
          <w:p w14:paraId="77F88736" w14:textId="7350500F" w:rsidR="00E94DD2" w:rsidRPr="00221E0A" w:rsidRDefault="00422EF8" w:rsidP="0019372D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9</w:t>
            </w:r>
          </w:p>
        </w:tc>
        <w:tc>
          <w:tcPr>
            <w:tcW w:w="710" w:type="dxa"/>
            <w:vAlign w:val="center"/>
          </w:tcPr>
          <w:p w14:paraId="14682BAA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2</w:t>
            </w:r>
          </w:p>
        </w:tc>
        <w:tc>
          <w:tcPr>
            <w:tcW w:w="2409" w:type="dxa"/>
            <w:vAlign w:val="center"/>
          </w:tcPr>
          <w:p w14:paraId="7B5FD4C6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Порядок управления ролевой моделью и процедурой предоставления доступа в системах ТОРГ/ Паспорт БП</w:t>
            </w:r>
          </w:p>
        </w:tc>
        <w:tc>
          <w:tcPr>
            <w:tcW w:w="3686" w:type="dxa"/>
            <w:vAlign w:val="center"/>
          </w:tcPr>
          <w:p w14:paraId="26729CBA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Описывает последовательность шагов процессов изменения ролей и предоставления доступа в системах ТОРГ, с указанием исполнителей и порядка их взаимодействия</w:t>
            </w:r>
          </w:p>
        </w:tc>
        <w:tc>
          <w:tcPr>
            <w:tcW w:w="1134" w:type="dxa"/>
            <w:vAlign w:val="center"/>
          </w:tcPr>
          <w:p w14:paraId="15F35B86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Дополнение</w:t>
            </w:r>
          </w:p>
        </w:tc>
        <w:tc>
          <w:tcPr>
            <w:tcW w:w="2551" w:type="dxa"/>
            <w:gridSpan w:val="2"/>
            <w:vAlign w:val="center"/>
          </w:tcPr>
          <w:p w14:paraId="340ACFE3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 xml:space="preserve">Сотрудники Компании, участвующие в процессе управления ролевой моделью и предоставления доступом </w:t>
            </w:r>
          </w:p>
        </w:tc>
        <w:tc>
          <w:tcPr>
            <w:tcW w:w="4108" w:type="dxa"/>
            <w:gridSpan w:val="2"/>
            <w:vAlign w:val="center"/>
          </w:tcPr>
          <w:p w14:paraId="1DD617C0" w14:textId="77777777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Необходимо закрепить точки интеграции с процессом управления рисками конфликтов полномочий, уточнить входы и выходы, исполнителей смежных шагов</w:t>
            </w:r>
          </w:p>
        </w:tc>
      </w:tr>
      <w:tr w:rsidR="00E94DD2" w:rsidRPr="00BE513A" w14:paraId="2AABC24D" w14:textId="77777777" w:rsidTr="00B6657A">
        <w:trPr>
          <w:trHeight w:val="549"/>
        </w:trPr>
        <w:tc>
          <w:tcPr>
            <w:tcW w:w="316" w:type="dxa"/>
            <w:vAlign w:val="center"/>
          </w:tcPr>
          <w:p w14:paraId="4DD83A0F" w14:textId="42B3ED96" w:rsidR="00E94DD2" w:rsidRPr="00221E0A" w:rsidRDefault="00422EF8" w:rsidP="00422EF8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10</w:t>
            </w:r>
          </w:p>
        </w:tc>
        <w:tc>
          <w:tcPr>
            <w:tcW w:w="710" w:type="dxa"/>
            <w:vAlign w:val="center"/>
          </w:tcPr>
          <w:p w14:paraId="7B3840B7" w14:textId="06E148EE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2</w:t>
            </w:r>
          </w:p>
        </w:tc>
        <w:tc>
          <w:tcPr>
            <w:tcW w:w="2409" w:type="dxa"/>
            <w:vAlign w:val="center"/>
          </w:tcPr>
          <w:p w14:paraId="3817A291" w14:textId="7C095EEE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Порядок жизненного цикла ИС</w:t>
            </w:r>
          </w:p>
        </w:tc>
        <w:tc>
          <w:tcPr>
            <w:tcW w:w="3686" w:type="dxa"/>
            <w:vAlign w:val="center"/>
          </w:tcPr>
          <w:p w14:paraId="7DC478B4" w14:textId="0E8BD251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Устанавливает единые требования к составу, содержанию стадий жизненного цикла информационных систем и условий перехода между ними</w:t>
            </w:r>
          </w:p>
        </w:tc>
        <w:tc>
          <w:tcPr>
            <w:tcW w:w="1134" w:type="dxa"/>
            <w:vAlign w:val="center"/>
          </w:tcPr>
          <w:p w14:paraId="75577E09" w14:textId="251018A9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Дополнение</w:t>
            </w:r>
          </w:p>
        </w:tc>
        <w:tc>
          <w:tcPr>
            <w:tcW w:w="2551" w:type="dxa"/>
            <w:gridSpan w:val="2"/>
            <w:vAlign w:val="center"/>
          </w:tcPr>
          <w:p w14:paraId="388B07CC" w14:textId="758EDDD0" w:rsidR="00E94DD2" w:rsidRPr="00E94303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Лидеры инициатив</w:t>
            </w:r>
          </w:p>
        </w:tc>
        <w:tc>
          <w:tcPr>
            <w:tcW w:w="4108" w:type="dxa"/>
            <w:gridSpan w:val="2"/>
            <w:vAlign w:val="center"/>
          </w:tcPr>
          <w:p w14:paraId="48B6DF92" w14:textId="32942021" w:rsidR="00E94DD2" w:rsidRPr="00E94303" w:rsidRDefault="00E94DD2" w:rsidP="00E94DD2">
            <w:pPr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E94303">
              <w:rPr>
                <w:rFonts w:ascii="Open Sans" w:hAnsi="Open Sans" w:cs="Open Sans"/>
                <w:sz w:val="14"/>
                <w:szCs w:val="14"/>
              </w:rPr>
              <w:t>Необходимо закрепить точки интеграции с процессом управления рисками конфликтов полномочий, уточнить входы и выходы и артефакты для них, исполнителей смежных шагов</w:t>
            </w:r>
          </w:p>
        </w:tc>
      </w:tr>
      <w:tr w:rsidR="00E94DD2" w:rsidRPr="00BE513A" w14:paraId="7C9BDFA6" w14:textId="77777777" w:rsidTr="00B6657A">
        <w:trPr>
          <w:trHeight w:val="429"/>
        </w:trPr>
        <w:tc>
          <w:tcPr>
            <w:tcW w:w="316" w:type="dxa"/>
            <w:vAlign w:val="center"/>
          </w:tcPr>
          <w:p w14:paraId="48884BB6" w14:textId="536CB74C" w:rsidR="00E94DD2" w:rsidRPr="0019372D" w:rsidRDefault="00E94DD2" w:rsidP="0019372D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1</w:t>
            </w:r>
            <w:r w:rsidR="00422EF8">
              <w:rPr>
                <w:rFonts w:ascii="Open Sans" w:hAnsi="Open Sans" w:cs="Open Sans"/>
                <w:sz w:val="14"/>
                <w:szCs w:val="14"/>
              </w:rPr>
              <w:t>1</w:t>
            </w:r>
          </w:p>
        </w:tc>
        <w:tc>
          <w:tcPr>
            <w:tcW w:w="710" w:type="dxa"/>
            <w:vAlign w:val="center"/>
          </w:tcPr>
          <w:p w14:paraId="2FCD7390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409" w:type="dxa"/>
            <w:vAlign w:val="center"/>
          </w:tcPr>
          <w:p w14:paraId="77D72B1C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Концепция полномочий в SAP системах</w:t>
            </w:r>
          </w:p>
        </w:tc>
        <w:tc>
          <w:tcPr>
            <w:tcW w:w="3686" w:type="dxa"/>
            <w:vAlign w:val="center"/>
          </w:tcPr>
          <w:p w14:paraId="149DBC2C" w14:textId="13A23A81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Описывает структуру полномочий в системах SAP.</w:t>
            </w:r>
            <w:r>
              <w:rPr>
                <w:rFonts w:ascii="Open Sans" w:hAnsi="Open Sans" w:cs="Open Sans"/>
                <w:sz w:val="14"/>
                <w:szCs w:val="14"/>
              </w:rPr>
              <w:t xml:space="preserve"> </w:t>
            </w:r>
            <w:r w:rsidRPr="00221E0A">
              <w:rPr>
                <w:rFonts w:ascii="Open Sans" w:hAnsi="Open Sans" w:cs="Open Sans"/>
                <w:sz w:val="14"/>
                <w:szCs w:val="14"/>
              </w:rPr>
              <w:t>Определяет правила формирования ролевого доступа и принципы предоставления полномочий в системах SAP</w:t>
            </w:r>
          </w:p>
        </w:tc>
        <w:tc>
          <w:tcPr>
            <w:tcW w:w="1134" w:type="dxa"/>
            <w:vAlign w:val="center"/>
          </w:tcPr>
          <w:p w14:paraId="0248A626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Актуализация</w:t>
            </w:r>
          </w:p>
        </w:tc>
        <w:tc>
          <w:tcPr>
            <w:tcW w:w="2551" w:type="dxa"/>
            <w:gridSpan w:val="2"/>
            <w:vAlign w:val="center"/>
          </w:tcPr>
          <w:p w14:paraId="381AC231" w14:textId="77777777" w:rsidR="00E94DD2" w:rsidRPr="00221E0A" w:rsidRDefault="00E94DD2" w:rsidP="00E94DD2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221E0A">
              <w:rPr>
                <w:rFonts w:ascii="Open Sans" w:hAnsi="Open Sans" w:cs="Open Sans"/>
                <w:sz w:val="14"/>
                <w:szCs w:val="14"/>
              </w:rPr>
              <w:t>Сотрудники Компании, участвующие в процессе управления ролевым доступом в системе SAP и/или использующие системы SAP</w:t>
            </w:r>
          </w:p>
        </w:tc>
        <w:tc>
          <w:tcPr>
            <w:tcW w:w="4108" w:type="dxa"/>
            <w:gridSpan w:val="2"/>
            <w:vAlign w:val="center"/>
          </w:tcPr>
          <w:p w14:paraId="7598A917" w14:textId="308F214C" w:rsidR="00E94DD2" w:rsidRPr="00221E0A" w:rsidRDefault="008C3758" w:rsidP="008C3758">
            <w:pPr>
              <w:autoSpaceDE w:val="0"/>
              <w:autoSpaceDN w:val="0"/>
              <w:adjustRightInd w:val="0"/>
              <w:spacing w:before="2" w:after="2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Необходима актуализация, в частности в</w:t>
            </w:r>
            <w:r w:rsidR="00E94DD2" w:rsidRPr="00221E0A">
              <w:rPr>
                <w:rFonts w:ascii="Open Sans" w:hAnsi="Open Sans" w:cs="Open Sans"/>
                <w:sz w:val="14"/>
                <w:szCs w:val="14"/>
              </w:rPr>
              <w:t xml:space="preserve"> разделах 3.1 - 3.3 необходимо уточнить ответственного за SoD в соответствии с целевыми процессами или заменить ссылкой на Методику и Порядок управления рисками конфликтов полномочий</w:t>
            </w:r>
          </w:p>
        </w:tc>
      </w:tr>
    </w:tbl>
    <w:p w14:paraId="00D6A057" w14:textId="77777777" w:rsidR="005F60F3" w:rsidRDefault="005F60F3" w:rsidP="005F60F3">
      <w:pPr>
        <w:spacing w:after="0"/>
        <w:ind w:left="0"/>
        <w:rPr>
          <w:rFonts w:ascii="Open Sans" w:hAnsi="Open Sans" w:cs="Open Sans"/>
          <w:sz w:val="18"/>
          <w:szCs w:val="18"/>
        </w:rPr>
      </w:pPr>
    </w:p>
    <w:p w14:paraId="082BDF8B" w14:textId="381C71B4" w:rsidR="00221E0A" w:rsidRDefault="00221E0A" w:rsidP="00374E40">
      <w:pPr>
        <w:spacing w:after="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Также в таблице</w:t>
      </w:r>
      <w:r w:rsidR="00DA2D4E">
        <w:rPr>
          <w:rFonts w:ascii="Open Sans" w:hAnsi="Open Sans" w:cs="Open Sans"/>
          <w:sz w:val="18"/>
          <w:szCs w:val="18"/>
        </w:rPr>
        <w:t xml:space="preserve"> 4</w:t>
      </w:r>
      <w:r>
        <w:rPr>
          <w:rFonts w:ascii="Open Sans" w:hAnsi="Open Sans" w:cs="Open Sans"/>
          <w:sz w:val="18"/>
          <w:szCs w:val="18"/>
        </w:rPr>
        <w:t xml:space="preserve"> ниже</w:t>
      </w:r>
      <w:r w:rsidR="00A35A43" w:rsidRPr="00221E0A">
        <w:rPr>
          <w:rFonts w:ascii="Open Sans" w:hAnsi="Open Sans" w:cs="Open Sans"/>
          <w:sz w:val="18"/>
          <w:szCs w:val="18"/>
        </w:rPr>
        <w:t xml:space="preserve"> приведены существующие ВНД Х5, которые были предоставлены</w:t>
      </w:r>
      <w:r w:rsidR="00DA2D4E">
        <w:rPr>
          <w:rFonts w:ascii="Open Sans" w:hAnsi="Open Sans" w:cs="Open Sans"/>
          <w:sz w:val="18"/>
          <w:szCs w:val="18"/>
        </w:rPr>
        <w:t xml:space="preserve"> </w:t>
      </w:r>
      <w:r w:rsidR="008C3758">
        <w:rPr>
          <w:rFonts w:ascii="Open Sans" w:hAnsi="Open Sans" w:cs="Open Sans"/>
          <w:sz w:val="18"/>
          <w:szCs w:val="18"/>
        </w:rPr>
        <w:t>проанализированы</w:t>
      </w:r>
      <w:r w:rsidR="00944B6B" w:rsidRPr="00221E0A">
        <w:rPr>
          <w:rFonts w:ascii="Open Sans" w:hAnsi="Open Sans" w:cs="Open Sans"/>
          <w:sz w:val="18"/>
          <w:szCs w:val="18"/>
        </w:rPr>
        <w:t>,</w:t>
      </w:r>
      <w:r w:rsidR="00A35A43" w:rsidRPr="00221E0A">
        <w:rPr>
          <w:rFonts w:ascii="Open Sans" w:hAnsi="Open Sans" w:cs="Open Sans"/>
          <w:sz w:val="18"/>
          <w:szCs w:val="18"/>
        </w:rPr>
        <w:t xml:space="preserve"> с к</w:t>
      </w:r>
      <w:r>
        <w:rPr>
          <w:rFonts w:ascii="Open Sans" w:hAnsi="Open Sans" w:cs="Open Sans"/>
          <w:sz w:val="18"/>
          <w:szCs w:val="18"/>
        </w:rPr>
        <w:t>омментариями по их актуализации:</w:t>
      </w:r>
    </w:p>
    <w:p w14:paraId="7F0E2270" w14:textId="5A733D00" w:rsidR="00DA2D4E" w:rsidRPr="00BD500D" w:rsidRDefault="00DA2D4E" w:rsidP="00374E40">
      <w:pPr>
        <w:spacing w:after="0"/>
        <w:ind w:left="0"/>
        <w:jc w:val="right"/>
        <w:rPr>
          <w:rFonts w:ascii="Open Sans" w:hAnsi="Open Sans" w:cs="Open Sans"/>
          <w:sz w:val="14"/>
          <w:szCs w:val="18"/>
        </w:rPr>
      </w:pPr>
      <w:r w:rsidRPr="00DA2D4E">
        <w:rPr>
          <w:rFonts w:ascii="Open Sans" w:hAnsi="Open Sans" w:cs="Open Sans"/>
          <w:sz w:val="14"/>
          <w:szCs w:val="18"/>
        </w:rPr>
        <w:t xml:space="preserve">Таблица </w:t>
      </w:r>
      <w:r>
        <w:rPr>
          <w:rFonts w:ascii="Open Sans" w:hAnsi="Open Sans" w:cs="Open Sans"/>
          <w:sz w:val="14"/>
          <w:szCs w:val="18"/>
        </w:rPr>
        <w:t>4</w:t>
      </w:r>
      <w:r w:rsidRPr="00DA2D4E">
        <w:rPr>
          <w:rFonts w:ascii="Open Sans" w:hAnsi="Open Sans" w:cs="Open Sans"/>
          <w:sz w:val="14"/>
          <w:szCs w:val="18"/>
        </w:rPr>
        <w:t xml:space="preserve"> – </w:t>
      </w:r>
      <w:r>
        <w:rPr>
          <w:rFonts w:ascii="Open Sans" w:hAnsi="Open Sans" w:cs="Open Sans"/>
          <w:sz w:val="14"/>
          <w:szCs w:val="18"/>
        </w:rPr>
        <w:t>Текущая</w:t>
      </w:r>
      <w:r w:rsidRPr="00DA2D4E">
        <w:rPr>
          <w:rFonts w:ascii="Open Sans" w:hAnsi="Open Sans" w:cs="Open Sans"/>
          <w:sz w:val="14"/>
          <w:szCs w:val="18"/>
        </w:rPr>
        <w:t xml:space="preserve"> ВНД</w:t>
      </w:r>
      <w:r>
        <w:rPr>
          <w:rFonts w:ascii="Open Sans" w:hAnsi="Open Sans" w:cs="Open Sans"/>
          <w:sz w:val="14"/>
          <w:szCs w:val="18"/>
        </w:rPr>
        <w:t xml:space="preserve"> Х5</w:t>
      </w:r>
      <w:r w:rsidR="00BD500D">
        <w:rPr>
          <w:rFonts w:ascii="Open Sans" w:hAnsi="Open Sans" w:cs="Open Sans"/>
          <w:sz w:val="14"/>
          <w:szCs w:val="18"/>
        </w:rPr>
        <w:t xml:space="preserve"> по управлению </w:t>
      </w:r>
      <w:r w:rsidR="00BD500D">
        <w:rPr>
          <w:rFonts w:ascii="Open Sans" w:hAnsi="Open Sans" w:cs="Open Sans"/>
          <w:sz w:val="14"/>
          <w:szCs w:val="18"/>
          <w:lang w:val="en-US"/>
        </w:rPr>
        <w:t>SoD</w:t>
      </w:r>
      <w:r w:rsidR="00BD500D">
        <w:rPr>
          <w:rFonts w:ascii="Open Sans" w:hAnsi="Open Sans" w:cs="Open Sans"/>
          <w:sz w:val="14"/>
          <w:szCs w:val="18"/>
        </w:rPr>
        <w:t>-рисками</w:t>
      </w:r>
      <w:r w:rsidR="00BD500D" w:rsidRPr="00BD500D">
        <w:rPr>
          <w:rFonts w:ascii="Open Sans" w:hAnsi="Open Sans" w:cs="Open Sans"/>
          <w:sz w:val="14"/>
          <w:szCs w:val="18"/>
        </w:rPr>
        <w:t xml:space="preserve"> </w:t>
      </w:r>
    </w:p>
    <w:tbl>
      <w:tblPr>
        <w:tblW w:w="14887" w:type="dxa"/>
        <w:tbl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single" w:sz="4" w:space="0" w:color="DDDDDD" w:themeColor="accent1"/>
          <w:insideV w:val="single" w:sz="4" w:space="0" w:color="DDDDDD" w:themeColor="accent1"/>
        </w:tblBorders>
        <w:tblLook w:val="04A0" w:firstRow="1" w:lastRow="0" w:firstColumn="1" w:lastColumn="0" w:noHBand="0" w:noVBand="1"/>
      </w:tblPr>
      <w:tblGrid>
        <w:gridCol w:w="560"/>
        <w:gridCol w:w="2837"/>
        <w:gridCol w:w="5670"/>
        <w:gridCol w:w="1276"/>
        <w:gridCol w:w="4544"/>
      </w:tblGrid>
      <w:tr w:rsidR="004A2D13" w:rsidRPr="005C3424" w14:paraId="1832167A" w14:textId="77777777" w:rsidTr="00BD500D">
        <w:trPr>
          <w:trHeight w:val="288"/>
          <w:tblHeader/>
        </w:trPr>
        <w:tc>
          <w:tcPr>
            <w:tcW w:w="560" w:type="dxa"/>
            <w:shd w:val="clear" w:color="auto" w:fill="92D050"/>
            <w:noWrap/>
            <w:vAlign w:val="center"/>
            <w:hideMark/>
          </w:tcPr>
          <w:p w14:paraId="6648204C" w14:textId="77777777" w:rsidR="005C3424" w:rsidRPr="005C3424" w:rsidRDefault="005C3424" w:rsidP="005C3424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5C3424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№</w:t>
            </w:r>
          </w:p>
        </w:tc>
        <w:tc>
          <w:tcPr>
            <w:tcW w:w="2837" w:type="dxa"/>
            <w:shd w:val="clear" w:color="auto" w:fill="92D050"/>
            <w:vAlign w:val="center"/>
            <w:hideMark/>
          </w:tcPr>
          <w:p w14:paraId="780BE0BE" w14:textId="1599CE6D" w:rsidR="005C3424" w:rsidRPr="005C3424" w:rsidRDefault="00BD500D" w:rsidP="005C3424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35EA9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Название ВНД</w:t>
            </w:r>
          </w:p>
        </w:tc>
        <w:tc>
          <w:tcPr>
            <w:tcW w:w="5670" w:type="dxa"/>
            <w:shd w:val="clear" w:color="auto" w:fill="92D050"/>
            <w:vAlign w:val="center"/>
            <w:hideMark/>
          </w:tcPr>
          <w:p w14:paraId="7AB9D0C1" w14:textId="77777777" w:rsidR="005C3424" w:rsidRPr="005C3424" w:rsidRDefault="005C3424" w:rsidP="005C3424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5C3424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Содержание</w:t>
            </w:r>
          </w:p>
        </w:tc>
        <w:tc>
          <w:tcPr>
            <w:tcW w:w="1276" w:type="dxa"/>
            <w:shd w:val="clear" w:color="auto" w:fill="92D050"/>
            <w:noWrap/>
            <w:vAlign w:val="center"/>
            <w:hideMark/>
          </w:tcPr>
          <w:p w14:paraId="458A8681" w14:textId="77777777" w:rsidR="005C3424" w:rsidRPr="005C3424" w:rsidRDefault="005C3424" w:rsidP="005C3424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5C3424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Год выпуска</w:t>
            </w:r>
          </w:p>
        </w:tc>
        <w:tc>
          <w:tcPr>
            <w:tcW w:w="4544" w:type="dxa"/>
            <w:shd w:val="clear" w:color="auto" w:fill="92D050"/>
            <w:noWrap/>
            <w:vAlign w:val="center"/>
            <w:hideMark/>
          </w:tcPr>
          <w:p w14:paraId="6E56EF95" w14:textId="452C5609" w:rsidR="005C3424" w:rsidRPr="005C3424" w:rsidRDefault="005C3424" w:rsidP="000D26A4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5C3424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Комментарий</w:t>
            </w:r>
            <w:r w:rsidR="004A2D13" w:rsidRPr="004A2D1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 xml:space="preserve"> </w:t>
            </w:r>
          </w:p>
        </w:tc>
      </w:tr>
      <w:tr w:rsidR="004A2D13" w:rsidRPr="005C3424" w14:paraId="54D68B5B" w14:textId="77777777" w:rsidTr="00DA2D4E">
        <w:trPr>
          <w:trHeight w:val="288"/>
        </w:trPr>
        <w:tc>
          <w:tcPr>
            <w:tcW w:w="14887" w:type="dxa"/>
            <w:gridSpan w:val="5"/>
            <w:shd w:val="clear" w:color="auto" w:fill="B2B2B2" w:themeFill="accent2"/>
            <w:noWrap/>
            <w:vAlign w:val="center"/>
            <w:hideMark/>
          </w:tcPr>
          <w:p w14:paraId="4F74F48C" w14:textId="0E88532C" w:rsidR="004A2D13" w:rsidRPr="005C3424" w:rsidRDefault="004A2D13" w:rsidP="004A2D13">
            <w:pPr>
              <w:spacing w:after="0"/>
              <w:ind w:left="0"/>
              <w:jc w:val="lef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5C3424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По разделению полномочий</w:t>
            </w:r>
            <w:r w:rsidR="00DA2D4E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:</w:t>
            </w:r>
          </w:p>
        </w:tc>
      </w:tr>
      <w:tr w:rsidR="004A2D13" w:rsidRPr="005C3424" w14:paraId="49477835" w14:textId="77777777" w:rsidTr="00BD500D">
        <w:trPr>
          <w:trHeight w:val="335"/>
        </w:trPr>
        <w:tc>
          <w:tcPr>
            <w:tcW w:w="560" w:type="dxa"/>
            <w:shd w:val="clear" w:color="auto" w:fill="auto"/>
            <w:vAlign w:val="center"/>
            <w:hideMark/>
          </w:tcPr>
          <w:p w14:paraId="058682F2" w14:textId="190B7F89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1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145A38A9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Методика управления процессом разграничения полномочий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643C6E74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Определяет подход к управлению процессом разграничения полномочий и технологию осуществления процесса разграничения полномочий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7D6647C8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2016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57DCB638" w14:textId="6AE56EA2" w:rsidR="005C3424" w:rsidRPr="005C3424" w:rsidRDefault="00CE0D17" w:rsidP="00E25A14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ins w:id="152" w:author="Kanashina, Aleksandra" w:date="2026-06-22T16:43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Необходимо </w:t>
              </w:r>
            </w:ins>
            <w:ins w:id="153" w:author="Kanashina, Aleksandra" w:date="2026-06-22T16:48:00Z">
              <w:r w:rsidR="00E25A14">
                <w:rPr>
                  <w:rFonts w:ascii="Open Sans" w:hAnsi="Open Sans" w:cs="Open Sans"/>
                  <w:sz w:val="14"/>
                  <w:szCs w:val="14"/>
                </w:rPr>
                <w:t>отменить действие документа</w:t>
              </w:r>
            </w:ins>
            <w:ins w:id="154" w:author="Kanashina, Aleksandra" w:date="2026-06-22T16:43:00Z">
              <w:r>
                <w:rPr>
                  <w:rFonts w:ascii="Open Sans" w:hAnsi="Open Sans" w:cs="Open Sans"/>
                  <w:sz w:val="14"/>
                  <w:szCs w:val="14"/>
                </w:rPr>
                <w:t>.</w:t>
              </w:r>
            </w:ins>
            <w:r w:rsidR="005C3424" w:rsidRPr="005C3424">
              <w:rPr>
                <w:rFonts w:ascii="Open Sans" w:hAnsi="Open Sans" w:cs="Open Sans"/>
                <w:sz w:val="14"/>
                <w:szCs w:val="14"/>
              </w:rPr>
              <w:br/>
              <w:t xml:space="preserve">Будет </w:t>
            </w:r>
            <w:ins w:id="155" w:author="Kanashina, Aleksandra" w:date="2026-06-22T16:43:00Z">
              <w:r>
                <w:rPr>
                  <w:rFonts w:ascii="Open Sans" w:hAnsi="Open Sans" w:cs="Open Sans"/>
                  <w:sz w:val="14"/>
                  <w:szCs w:val="14"/>
                </w:rPr>
                <w:t>заменена на Методику</w:t>
              </w:r>
              <w:r w:rsidRPr="00E94303">
                <w:rPr>
                  <w:rFonts w:ascii="Open Sans" w:hAnsi="Open Sans" w:cs="Open Sans"/>
                  <w:sz w:val="14"/>
                  <w:szCs w:val="14"/>
                </w:rPr>
                <w:t xml:space="preserve"> управления рисками конфликтов полномочий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 xml:space="preserve">, </w:t>
              </w:r>
            </w:ins>
            <w:ins w:id="156" w:author="Kanashina, Aleksandra" w:date="2026-06-22T16:44:00Z">
              <w:r>
                <w:rPr>
                  <w:rFonts w:ascii="Open Sans" w:hAnsi="Open Sans" w:cs="Open Sans"/>
                  <w:sz w:val="14"/>
                  <w:szCs w:val="14"/>
                </w:rPr>
                <w:t>см. Т</w:t>
              </w:r>
            </w:ins>
            <w:ins w:id="157" w:author="Kanashina, Aleksandra" w:date="2026-06-22T16:43:00Z">
              <w:r>
                <w:rPr>
                  <w:rFonts w:ascii="Open Sans" w:hAnsi="Open Sans" w:cs="Open Sans"/>
                  <w:sz w:val="14"/>
                  <w:szCs w:val="14"/>
                </w:rPr>
                <w:t>аблиц</w:t>
              </w:r>
            </w:ins>
            <w:ins w:id="158" w:author="Kanashina, Aleksandra" w:date="2026-06-22T16:44:00Z">
              <w:r>
                <w:rPr>
                  <w:rFonts w:ascii="Open Sans" w:hAnsi="Open Sans" w:cs="Open Sans"/>
                  <w:sz w:val="14"/>
                  <w:szCs w:val="14"/>
                </w:rPr>
                <w:t>у</w:t>
              </w:r>
            </w:ins>
            <w:ins w:id="159" w:author="Kanashina, Aleksandra" w:date="2026-06-22T16:43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 3 пункт 3.</w:t>
              </w:r>
            </w:ins>
          </w:p>
        </w:tc>
      </w:tr>
      <w:tr w:rsidR="004A2D13" w:rsidRPr="005C3424" w14:paraId="776CF299" w14:textId="77777777" w:rsidTr="00BD500D">
        <w:trPr>
          <w:trHeight w:val="283"/>
        </w:trPr>
        <w:tc>
          <w:tcPr>
            <w:tcW w:w="560" w:type="dxa"/>
            <w:shd w:val="clear" w:color="auto" w:fill="auto"/>
            <w:vAlign w:val="center"/>
            <w:hideMark/>
          </w:tcPr>
          <w:p w14:paraId="55DB5861" w14:textId="7A375096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lastRenderedPageBreak/>
              <w:t>2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5ADA53E2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Процедура управления правилами разделения полномочий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04D0EC5B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Устанавливает порядок выполнения работ по управлению жизненным циклом правил разделения полномочий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E081E12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3C1B629D" w14:textId="41960D00" w:rsidR="000D26A4" w:rsidRDefault="000D26A4" w:rsidP="000D26A4">
            <w:pPr>
              <w:spacing w:after="0"/>
              <w:ind w:left="0"/>
              <w:jc w:val="left"/>
              <w:rPr>
                <w:ins w:id="160" w:author="Kanashina, Aleksandra" w:date="2026-06-22T16:44:00Z"/>
                <w:rFonts w:ascii="Open Sans" w:hAnsi="Open Sans" w:cs="Open Sans"/>
                <w:sz w:val="14"/>
                <w:szCs w:val="14"/>
              </w:rPr>
            </w:pPr>
            <w:ins w:id="161" w:author="Kanashina, Aleksandra" w:date="2026-06-22T16:44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Необходимо </w:t>
              </w:r>
            </w:ins>
            <w:ins w:id="162" w:author="Kanashina, Aleksandra" w:date="2026-06-22T16:48:00Z">
              <w:r w:rsidR="00E25A14">
                <w:rPr>
                  <w:rFonts w:ascii="Open Sans" w:hAnsi="Open Sans" w:cs="Open Sans"/>
                  <w:sz w:val="14"/>
                  <w:szCs w:val="14"/>
                </w:rPr>
                <w:t>отменить действие документа</w:t>
              </w:r>
            </w:ins>
            <w:ins w:id="163" w:author="Kanashina, Aleksandra" w:date="2026-06-22T16:44:00Z">
              <w:r>
                <w:rPr>
                  <w:rFonts w:ascii="Open Sans" w:hAnsi="Open Sans" w:cs="Open Sans"/>
                  <w:sz w:val="14"/>
                  <w:szCs w:val="14"/>
                </w:rPr>
                <w:t>.</w:t>
              </w:r>
            </w:ins>
          </w:p>
          <w:p w14:paraId="78768F86" w14:textId="14EEAC3D" w:rsidR="005C3424" w:rsidRPr="005C3424" w:rsidRDefault="005C3424" w:rsidP="000D26A4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 xml:space="preserve">Будет </w:t>
            </w:r>
            <w:ins w:id="164" w:author="Kanashina, Aleksandra" w:date="2026-06-22T16:45:00Z">
              <w:r w:rsidR="000D26A4">
                <w:rPr>
                  <w:rFonts w:ascii="Open Sans" w:hAnsi="Open Sans" w:cs="Open Sans"/>
                  <w:sz w:val="14"/>
                  <w:szCs w:val="14"/>
                </w:rPr>
                <w:t xml:space="preserve">заменена на </w:t>
              </w:r>
            </w:ins>
            <w:r w:rsidRPr="005C3424">
              <w:rPr>
                <w:rFonts w:ascii="Open Sans" w:hAnsi="Open Sans" w:cs="Open Sans"/>
                <w:sz w:val="14"/>
                <w:szCs w:val="14"/>
              </w:rPr>
              <w:t>Поряд</w:t>
            </w:r>
            <w:r w:rsidR="000D26A4">
              <w:rPr>
                <w:rFonts w:ascii="Open Sans" w:hAnsi="Open Sans" w:cs="Open Sans"/>
                <w:sz w:val="14"/>
                <w:szCs w:val="14"/>
              </w:rPr>
              <w:t>ок</w:t>
            </w:r>
            <w:r w:rsidRPr="005C3424">
              <w:rPr>
                <w:rFonts w:ascii="Open Sans" w:hAnsi="Open Sans" w:cs="Open Sans"/>
                <w:sz w:val="14"/>
                <w:szCs w:val="14"/>
              </w:rPr>
              <w:t xml:space="preserve"> управления рисками конфликтов полномочий</w:t>
            </w:r>
            <w:ins w:id="165" w:author="Kanashina, Aleksandra" w:date="2026-06-22T16:45:00Z">
              <w:r w:rsidR="000D26A4">
                <w:rPr>
                  <w:rFonts w:ascii="Open Sans" w:hAnsi="Open Sans" w:cs="Open Sans"/>
                  <w:sz w:val="14"/>
                  <w:szCs w:val="14"/>
                </w:rPr>
                <w:t>, см. Таблицу 3 пункт 2.</w:t>
              </w:r>
            </w:ins>
          </w:p>
        </w:tc>
      </w:tr>
      <w:tr w:rsidR="004A2D13" w:rsidRPr="005C3424" w14:paraId="604C5BB9" w14:textId="77777777" w:rsidTr="00BD500D">
        <w:trPr>
          <w:trHeight w:val="267"/>
        </w:trPr>
        <w:tc>
          <w:tcPr>
            <w:tcW w:w="560" w:type="dxa"/>
            <w:shd w:val="clear" w:color="auto" w:fill="auto"/>
            <w:vAlign w:val="center"/>
            <w:hideMark/>
          </w:tcPr>
          <w:p w14:paraId="29A3DF94" w14:textId="4D3DA3C9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3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0EC4FE52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Процедура управления ролями в SAP системах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365D4331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Устанавливает порядок создания, изменения и удаления ролей в SAP-системе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32E77981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4AABB370" w14:textId="3D77F813" w:rsidR="005C3424" w:rsidRDefault="005C3424" w:rsidP="00297997">
            <w:pPr>
              <w:spacing w:after="0"/>
              <w:ind w:left="0"/>
              <w:jc w:val="left"/>
              <w:rPr>
                <w:ins w:id="166" w:author="Kanashina, Aleksandra" w:date="2026-06-22T16:49:00Z"/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Относится к процессу управления ролевыми моделями ТОРГ</w:t>
            </w:r>
            <w:r w:rsidR="007502BD">
              <w:rPr>
                <w:rFonts w:ascii="Open Sans" w:hAnsi="Open Sans" w:cs="Open Sans"/>
                <w:sz w:val="14"/>
                <w:szCs w:val="14"/>
              </w:rPr>
              <w:t>.</w:t>
            </w:r>
            <w:r w:rsidRPr="005C3424">
              <w:rPr>
                <w:rFonts w:ascii="Open Sans" w:hAnsi="Open Sans" w:cs="Open Sans"/>
                <w:sz w:val="14"/>
                <w:szCs w:val="14"/>
              </w:rPr>
              <w:br/>
              <w:t>Требует актуализации в части разделения полномочий, если актуальна</w:t>
            </w:r>
            <w:ins w:id="167" w:author="Kanashina, Aleksandra" w:date="2026-06-22T16:49:00Z">
              <w:r w:rsidR="00E25A14">
                <w:rPr>
                  <w:rFonts w:ascii="Open Sans" w:hAnsi="Open Sans" w:cs="Open Sans"/>
                  <w:sz w:val="14"/>
                  <w:szCs w:val="14"/>
                </w:rPr>
                <w:t>.</w:t>
              </w:r>
            </w:ins>
          </w:p>
          <w:p w14:paraId="752D275F" w14:textId="5F356363" w:rsidR="00E25A14" w:rsidRPr="00E25A14" w:rsidRDefault="00E25A14" w:rsidP="00E25A14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ins w:id="168" w:author="Kanashina, Aleksandra" w:date="2026-06-22T16:49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Часть по управлению </w:t>
              </w:r>
              <w:r>
                <w:rPr>
                  <w:rFonts w:ascii="Open Sans" w:hAnsi="Open Sans" w:cs="Open Sans"/>
                  <w:sz w:val="14"/>
                  <w:szCs w:val="14"/>
                  <w:lang w:val="en-US"/>
                </w:rPr>
                <w:t>SoD</w:t>
              </w:r>
              <w:r w:rsidRPr="00E25A14">
                <w:rPr>
                  <w:rFonts w:ascii="Open Sans" w:hAnsi="Open Sans" w:cs="Open Sans"/>
                  <w:sz w:val="14"/>
                  <w:szCs w:val="14"/>
                </w:rPr>
                <w:t>-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риска</w:t>
              </w:r>
            </w:ins>
            <w:ins w:id="169" w:author="Kanashina, Aleksandra" w:date="2026-06-22T16:50:00Z">
              <w:r>
                <w:rPr>
                  <w:rFonts w:ascii="Open Sans" w:hAnsi="Open Sans" w:cs="Open Sans"/>
                  <w:sz w:val="14"/>
                  <w:szCs w:val="14"/>
                </w:rPr>
                <w:t>ми будет покрыта Порядком управления рисками конфликтов полномочий и инструкци</w:t>
              </w:r>
            </w:ins>
            <w:ins w:id="170" w:author="Kanashina, Aleksandra" w:date="2026-06-22T16:51:00Z">
              <w:r>
                <w:rPr>
                  <w:rFonts w:ascii="Open Sans" w:hAnsi="Open Sans" w:cs="Open Sans"/>
                  <w:sz w:val="14"/>
                  <w:szCs w:val="14"/>
                </w:rPr>
                <w:t>ей</w:t>
              </w:r>
            </w:ins>
            <w:ins w:id="171" w:author="Kanashina, Aleksandra" w:date="2026-06-22T16:50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 для </w:t>
              </w:r>
              <w:r w:rsidRPr="00E94303">
                <w:rPr>
                  <w:rFonts w:ascii="Open Sans" w:hAnsi="Open Sans" w:cs="Open Sans"/>
                  <w:sz w:val="14"/>
                  <w:szCs w:val="14"/>
                </w:rPr>
                <w:t>Специалистов по правам доступа</w:t>
              </w:r>
            </w:ins>
            <w:ins w:id="172" w:author="Kanashina, Aleksandra" w:date="2026-06-22T16:52:00Z">
              <w:r>
                <w:rPr>
                  <w:rFonts w:ascii="Open Sans" w:hAnsi="Open Sans" w:cs="Open Sans"/>
                  <w:sz w:val="14"/>
                  <w:szCs w:val="14"/>
                </w:rPr>
                <w:t>, Таблица 3, пункты 2 и 5.</w:t>
              </w:r>
            </w:ins>
          </w:p>
        </w:tc>
      </w:tr>
      <w:tr w:rsidR="004A2D13" w:rsidRPr="005C3424" w14:paraId="3FA7A3B7" w14:textId="77777777" w:rsidTr="00BD500D">
        <w:trPr>
          <w:trHeight w:val="118"/>
        </w:trPr>
        <w:tc>
          <w:tcPr>
            <w:tcW w:w="560" w:type="dxa"/>
            <w:shd w:val="clear" w:color="auto" w:fill="auto"/>
            <w:vAlign w:val="center"/>
            <w:hideMark/>
          </w:tcPr>
          <w:p w14:paraId="6C67BDEB" w14:textId="041D9353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4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62EDC7EC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Инструкция по согласованию заявок в GRC AC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571B83C5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Описывает алгоритм согласования заявок на доступ в SAP-системы на этапе службы внутреннего контроля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559B1101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0E9263A3" w14:textId="06E62F28" w:rsidR="00297997" w:rsidRDefault="00297997" w:rsidP="00297997">
            <w:pPr>
              <w:spacing w:after="0"/>
              <w:ind w:left="0"/>
              <w:jc w:val="left"/>
              <w:rPr>
                <w:ins w:id="173" w:author="Kanashina, Aleksandra" w:date="2026-06-22T16:53:00Z"/>
                <w:rFonts w:ascii="Open Sans" w:hAnsi="Open Sans" w:cs="Open Sans"/>
                <w:sz w:val="14"/>
                <w:szCs w:val="14"/>
              </w:rPr>
            </w:pPr>
            <w:ins w:id="174" w:author="Kanashina, Aleksandra" w:date="2026-06-22T16:53:00Z">
              <w:r>
                <w:rPr>
                  <w:rFonts w:ascii="Open Sans" w:hAnsi="Open Sans" w:cs="Open Sans"/>
                  <w:sz w:val="14"/>
                  <w:szCs w:val="14"/>
                </w:rPr>
                <w:t>Необходимо отменить действие документа.</w:t>
              </w:r>
            </w:ins>
          </w:p>
          <w:p w14:paraId="38E8378B" w14:textId="19AA96D2" w:rsidR="005C3424" w:rsidRPr="005C3424" w:rsidRDefault="00297997" w:rsidP="00297997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ins w:id="175" w:author="Kanashina, Aleksandra" w:date="2026-06-22T16:53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Часть по управлению </w:t>
              </w:r>
              <w:r>
                <w:rPr>
                  <w:rFonts w:ascii="Open Sans" w:hAnsi="Open Sans" w:cs="Open Sans"/>
                  <w:sz w:val="14"/>
                  <w:szCs w:val="14"/>
                  <w:lang w:val="en-US"/>
                </w:rPr>
                <w:t>SoD</w:t>
              </w:r>
              <w:r w:rsidRPr="00E25A14">
                <w:rPr>
                  <w:rFonts w:ascii="Open Sans" w:hAnsi="Open Sans" w:cs="Open Sans"/>
                  <w:sz w:val="14"/>
                  <w:szCs w:val="14"/>
                </w:rPr>
                <w:t>-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 xml:space="preserve">рисками будет покрыта Порядком управления рисками конфликтов полномочий и инструкцией для </w:t>
              </w:r>
              <w:r w:rsidRPr="00E94303">
                <w:rPr>
                  <w:rFonts w:ascii="Open Sans" w:hAnsi="Open Sans" w:cs="Open Sans"/>
                  <w:sz w:val="14"/>
                  <w:szCs w:val="14"/>
                </w:rPr>
                <w:t xml:space="preserve">Владельцев БП / </w:t>
              </w:r>
              <w:r w:rsidRPr="00422EF8">
                <w:rPr>
                  <w:rFonts w:ascii="Open Sans" w:hAnsi="Open Sans" w:cs="Open Sans"/>
                  <w:sz w:val="14"/>
                  <w:szCs w:val="14"/>
                </w:rPr>
                <w:t>Ответственн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ых</w:t>
              </w:r>
              <w:r w:rsidRPr="00422EF8">
                <w:rPr>
                  <w:rFonts w:ascii="Open Sans" w:hAnsi="Open Sans" w:cs="Open Sans"/>
                  <w:sz w:val="14"/>
                  <w:szCs w:val="14"/>
                </w:rPr>
                <w:t xml:space="preserve"> за управление SoD-рисками в бизнес-процессе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, Таблица 3, пункты 2 и 4.</w:t>
              </w:r>
            </w:ins>
          </w:p>
        </w:tc>
      </w:tr>
      <w:tr w:rsidR="004A2D13" w:rsidRPr="005C3424" w14:paraId="0F622611" w14:textId="77777777" w:rsidTr="00BD500D">
        <w:trPr>
          <w:trHeight w:val="567"/>
        </w:trPr>
        <w:tc>
          <w:tcPr>
            <w:tcW w:w="560" w:type="dxa"/>
            <w:shd w:val="clear" w:color="auto" w:fill="auto"/>
            <w:vAlign w:val="center"/>
            <w:hideMark/>
          </w:tcPr>
          <w:p w14:paraId="1D40839E" w14:textId="3A07FAAE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5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4F05F999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Инструкция по согласованию спецификаций на роли и полномочия в SAP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33453B13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Описывает алгоритм согласования спецификаций на создание / изменение ролей и полномочий службой по контролю за разграничением полномочий SAP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01F80F3D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3285B8FC" w14:textId="0AC8BB30" w:rsidR="00E51406" w:rsidRDefault="00E51406" w:rsidP="00E51406">
            <w:pPr>
              <w:spacing w:after="0"/>
              <w:ind w:left="0"/>
              <w:jc w:val="left"/>
              <w:rPr>
                <w:ins w:id="176" w:author="Kanashina, Aleksandra" w:date="2026-06-22T16:54:00Z"/>
                <w:rFonts w:ascii="Open Sans" w:hAnsi="Open Sans" w:cs="Open Sans"/>
                <w:sz w:val="14"/>
                <w:szCs w:val="14"/>
              </w:rPr>
            </w:pPr>
            <w:ins w:id="177" w:author="Kanashina, Aleksandra" w:date="2026-06-22T16:54:00Z">
              <w:r w:rsidRPr="005C3424">
                <w:rPr>
                  <w:rFonts w:ascii="Open Sans" w:hAnsi="Open Sans" w:cs="Open Sans"/>
                  <w:sz w:val="14"/>
                  <w:szCs w:val="14"/>
                </w:rPr>
                <w:t xml:space="preserve">Относится к процессу управления ролевыми моделями </w:t>
              </w:r>
            </w:ins>
            <w:ins w:id="178" w:author="Kanashina, Aleksandra" w:date="2026-06-22T16:55:00Z">
              <w:r>
                <w:rPr>
                  <w:rFonts w:ascii="Open Sans" w:hAnsi="Open Sans" w:cs="Open Sans"/>
                  <w:sz w:val="14"/>
                  <w:szCs w:val="14"/>
                </w:rPr>
                <w:t>ТОРГ</w:t>
              </w:r>
            </w:ins>
            <w:ins w:id="179" w:author="Kanashina, Aleksandra" w:date="2026-06-22T16:56:00Z">
              <w:r w:rsidR="007502BD">
                <w:rPr>
                  <w:rFonts w:ascii="Open Sans" w:hAnsi="Open Sans" w:cs="Open Sans"/>
                  <w:sz w:val="14"/>
                  <w:szCs w:val="14"/>
                </w:rPr>
                <w:t>.</w:t>
              </w:r>
            </w:ins>
            <w:ins w:id="180" w:author="Kanashina, Aleksandra" w:date="2026-06-22T16:54:00Z">
              <w:r w:rsidRPr="005C3424">
                <w:rPr>
                  <w:rFonts w:ascii="Open Sans" w:hAnsi="Open Sans" w:cs="Open Sans"/>
                  <w:sz w:val="14"/>
                  <w:szCs w:val="14"/>
                </w:rPr>
                <w:br/>
                <w:t>Требует актуализации в части разделения полномочий, если актуальна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.</w:t>
              </w:r>
            </w:ins>
          </w:p>
          <w:p w14:paraId="246D47A4" w14:textId="62B8D74F" w:rsidR="005C3424" w:rsidRPr="005C3424" w:rsidRDefault="00E51406" w:rsidP="00E51406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ins w:id="181" w:author="Kanashina, Aleksandra" w:date="2026-06-22T16:54:00Z">
              <w:r>
                <w:rPr>
                  <w:rFonts w:ascii="Open Sans" w:hAnsi="Open Sans" w:cs="Open Sans"/>
                  <w:sz w:val="14"/>
                  <w:szCs w:val="14"/>
                </w:rPr>
                <w:t xml:space="preserve">Часть по управлению </w:t>
              </w:r>
              <w:r>
                <w:rPr>
                  <w:rFonts w:ascii="Open Sans" w:hAnsi="Open Sans" w:cs="Open Sans"/>
                  <w:sz w:val="14"/>
                  <w:szCs w:val="14"/>
                  <w:lang w:val="en-US"/>
                </w:rPr>
                <w:t>SoD</w:t>
              </w:r>
              <w:r w:rsidRPr="00E25A14">
                <w:rPr>
                  <w:rFonts w:ascii="Open Sans" w:hAnsi="Open Sans" w:cs="Open Sans"/>
                  <w:sz w:val="14"/>
                  <w:szCs w:val="14"/>
                </w:rPr>
                <w:t>-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 xml:space="preserve">рисками будет покрыта Порядком управления рисками конфликтов полномочий и инструкцией для </w:t>
              </w:r>
              <w:r w:rsidRPr="00E94303">
                <w:rPr>
                  <w:rFonts w:ascii="Open Sans" w:hAnsi="Open Sans" w:cs="Open Sans"/>
                  <w:sz w:val="14"/>
                  <w:szCs w:val="14"/>
                </w:rPr>
                <w:t>Специалистов по правам доступа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, Таблица 3, пункты 2 и 5.</w:t>
              </w:r>
            </w:ins>
          </w:p>
        </w:tc>
      </w:tr>
      <w:tr w:rsidR="004A2D13" w:rsidRPr="005C3424" w14:paraId="15A1B101" w14:textId="77777777" w:rsidTr="00BD500D">
        <w:trPr>
          <w:trHeight w:val="576"/>
        </w:trPr>
        <w:tc>
          <w:tcPr>
            <w:tcW w:w="560" w:type="dxa"/>
            <w:shd w:val="clear" w:color="auto" w:fill="auto"/>
            <w:vAlign w:val="center"/>
            <w:hideMark/>
          </w:tcPr>
          <w:p w14:paraId="435B093B" w14:textId="5616D1AA" w:rsidR="005C3424" w:rsidRPr="005C3424" w:rsidRDefault="00B6657A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>
              <w:rPr>
                <w:rFonts w:ascii="Open Sans" w:hAnsi="Open Sans" w:cs="Open Sans"/>
                <w:sz w:val="14"/>
                <w:szCs w:val="14"/>
              </w:rPr>
              <w:t>6</w:t>
            </w:r>
          </w:p>
        </w:tc>
        <w:tc>
          <w:tcPr>
            <w:tcW w:w="2837" w:type="dxa"/>
            <w:shd w:val="clear" w:color="auto" w:fill="auto"/>
            <w:vAlign w:val="center"/>
            <w:hideMark/>
          </w:tcPr>
          <w:p w14:paraId="167DF8F9" w14:textId="45D123D3" w:rsidR="00A577FD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Инструкция по операционной деятельности группы по контролю за разграничением полномочий</w:t>
            </w:r>
          </w:p>
        </w:tc>
        <w:tc>
          <w:tcPr>
            <w:tcW w:w="5670" w:type="dxa"/>
            <w:shd w:val="clear" w:color="auto" w:fill="auto"/>
            <w:vAlign w:val="center"/>
            <w:hideMark/>
          </w:tcPr>
          <w:p w14:paraId="79C52871" w14:textId="77777777" w:rsidR="005C3424" w:rsidRPr="005C3424" w:rsidRDefault="005C3424" w:rsidP="005F60F3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Регламентирует область деятельности группы по контролю за разграничением полномочий SAP</w:t>
            </w:r>
          </w:p>
        </w:tc>
        <w:tc>
          <w:tcPr>
            <w:tcW w:w="1276" w:type="dxa"/>
            <w:shd w:val="clear" w:color="auto" w:fill="auto"/>
            <w:vAlign w:val="center"/>
            <w:hideMark/>
          </w:tcPr>
          <w:p w14:paraId="1BAD7BE7" w14:textId="77777777" w:rsidR="005C3424" w:rsidRPr="005C3424" w:rsidRDefault="005C3424" w:rsidP="005F60F3">
            <w:pPr>
              <w:spacing w:after="120"/>
              <w:ind w:left="0"/>
              <w:jc w:val="center"/>
              <w:rPr>
                <w:rFonts w:ascii="Open Sans" w:hAnsi="Open Sans" w:cs="Open Sans"/>
                <w:sz w:val="14"/>
                <w:szCs w:val="14"/>
              </w:rPr>
            </w:pPr>
            <w:r w:rsidRPr="005C3424">
              <w:rPr>
                <w:rFonts w:ascii="Open Sans" w:hAnsi="Open Sans" w:cs="Open Sans"/>
                <w:sz w:val="14"/>
                <w:szCs w:val="14"/>
              </w:rPr>
              <w:t>2013</w:t>
            </w:r>
          </w:p>
        </w:tc>
        <w:tc>
          <w:tcPr>
            <w:tcW w:w="4544" w:type="dxa"/>
            <w:shd w:val="clear" w:color="auto" w:fill="auto"/>
            <w:vAlign w:val="center"/>
            <w:hideMark/>
          </w:tcPr>
          <w:p w14:paraId="3B804782" w14:textId="77777777" w:rsidR="00E51406" w:rsidRDefault="00E51406" w:rsidP="00E51406">
            <w:pPr>
              <w:spacing w:after="0"/>
              <w:ind w:left="0"/>
              <w:jc w:val="left"/>
              <w:rPr>
                <w:ins w:id="182" w:author="Kanashina, Aleksandra" w:date="2026-06-22T16:56:00Z"/>
                <w:rFonts w:ascii="Open Sans" w:hAnsi="Open Sans" w:cs="Open Sans"/>
                <w:sz w:val="14"/>
                <w:szCs w:val="14"/>
              </w:rPr>
            </w:pPr>
            <w:ins w:id="183" w:author="Kanashina, Aleksandra" w:date="2026-06-22T16:56:00Z">
              <w:r>
                <w:rPr>
                  <w:rFonts w:ascii="Open Sans" w:hAnsi="Open Sans" w:cs="Open Sans"/>
                  <w:sz w:val="14"/>
                  <w:szCs w:val="14"/>
                </w:rPr>
                <w:t>Необходимо отменить действие документа.</w:t>
              </w:r>
            </w:ins>
          </w:p>
          <w:p w14:paraId="69770257" w14:textId="4911B822" w:rsidR="005C3424" w:rsidRPr="005C3424" w:rsidRDefault="00E51406" w:rsidP="00E51406">
            <w:pPr>
              <w:spacing w:after="120"/>
              <w:ind w:left="0"/>
              <w:jc w:val="left"/>
              <w:rPr>
                <w:rFonts w:ascii="Open Sans" w:hAnsi="Open Sans" w:cs="Open Sans"/>
                <w:sz w:val="14"/>
                <w:szCs w:val="14"/>
              </w:rPr>
            </w:pPr>
            <w:ins w:id="184" w:author="Kanashina, Aleksandra" w:date="2026-06-22T16:56:00Z">
              <w:r w:rsidRPr="005C3424">
                <w:rPr>
                  <w:rFonts w:ascii="Open Sans" w:hAnsi="Open Sans" w:cs="Open Sans"/>
                  <w:sz w:val="14"/>
                  <w:szCs w:val="14"/>
                </w:rPr>
                <w:t xml:space="preserve">Будет 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 xml:space="preserve">заменена на </w:t>
              </w:r>
              <w:r w:rsidRPr="005C3424">
                <w:rPr>
                  <w:rFonts w:ascii="Open Sans" w:hAnsi="Open Sans" w:cs="Open Sans"/>
                  <w:sz w:val="14"/>
                  <w:szCs w:val="14"/>
                </w:rPr>
                <w:t>Поряд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ок</w:t>
              </w:r>
              <w:r w:rsidRPr="005C3424">
                <w:rPr>
                  <w:rFonts w:ascii="Open Sans" w:hAnsi="Open Sans" w:cs="Open Sans"/>
                  <w:sz w:val="14"/>
                  <w:szCs w:val="14"/>
                </w:rPr>
                <w:t xml:space="preserve"> управления рисками конфликтов полномочий</w:t>
              </w:r>
              <w:r>
                <w:rPr>
                  <w:rFonts w:ascii="Open Sans" w:hAnsi="Open Sans" w:cs="Open Sans"/>
                  <w:sz w:val="14"/>
                  <w:szCs w:val="14"/>
                </w:rPr>
                <w:t>, см. Таблицу 3 пункт 2.</w:t>
              </w:r>
            </w:ins>
          </w:p>
        </w:tc>
      </w:tr>
    </w:tbl>
    <w:p w14:paraId="22BCFF41" w14:textId="77777777" w:rsidR="00221E0A" w:rsidRPr="00221E0A" w:rsidRDefault="00221E0A" w:rsidP="00221E0A">
      <w:pPr>
        <w:spacing w:before="120" w:after="120"/>
        <w:ind w:left="0"/>
        <w:rPr>
          <w:rFonts w:ascii="Open Sans" w:hAnsi="Open Sans" w:cs="Open Sans"/>
          <w:sz w:val="18"/>
          <w:szCs w:val="18"/>
        </w:rPr>
        <w:sectPr w:rsidR="00221E0A" w:rsidRPr="00221E0A" w:rsidSect="00BE513A">
          <w:footerReference w:type="default" r:id="rId22"/>
          <w:pgSz w:w="16838" w:h="11906" w:orient="landscape" w:code="9"/>
          <w:pgMar w:top="1134" w:right="816" w:bottom="567" w:left="1134" w:header="709" w:footer="709" w:gutter="0"/>
          <w:cols w:space="720"/>
          <w:docGrid w:linePitch="272"/>
        </w:sectPr>
      </w:pPr>
    </w:p>
    <w:p w14:paraId="27B0BBEB" w14:textId="3D426A64" w:rsidR="005E6D2A" w:rsidRPr="00A32563" w:rsidRDefault="005E6D2A" w:rsidP="005E6D2A">
      <w:pPr>
        <w:pStyle w:val="1"/>
        <w:numPr>
          <w:ilvl w:val="0"/>
          <w:numId w:val="0"/>
        </w:numPr>
        <w:tabs>
          <w:tab w:val="clear" w:pos="720"/>
          <w:tab w:val="left" w:pos="1276"/>
        </w:tabs>
        <w:rPr>
          <w:lang w:eastAsia="en-US"/>
        </w:rPr>
      </w:pPr>
      <w:bookmarkStart w:id="186" w:name="_Toc233097781"/>
      <w:bookmarkStart w:id="187" w:name="_Toc526528240"/>
      <w:bookmarkStart w:id="188" w:name="_Toc211343402"/>
      <w:bookmarkStart w:id="189" w:name="_Toc211343422"/>
      <w:bookmarkStart w:id="190" w:name="S_Роли_63950ad5"/>
      <w:r w:rsidRPr="00A32563">
        <w:rPr>
          <w:lang w:eastAsia="en-US"/>
        </w:rPr>
        <w:lastRenderedPageBreak/>
        <w:t xml:space="preserve">Приложение </w:t>
      </w:r>
      <w:r>
        <w:rPr>
          <w:lang w:eastAsia="en-US"/>
        </w:rPr>
        <w:t>1</w:t>
      </w:r>
      <w:r w:rsidRPr="00A32563">
        <w:rPr>
          <w:lang w:eastAsia="en-US"/>
        </w:rPr>
        <w:t xml:space="preserve">. Рекомендации по </w:t>
      </w:r>
      <w:r w:rsidR="000C7FE9">
        <w:rPr>
          <w:lang w:eastAsia="en-US"/>
        </w:rPr>
        <w:t xml:space="preserve">настройке и </w:t>
      </w:r>
      <w:r w:rsidRPr="00A32563">
        <w:rPr>
          <w:lang w:eastAsia="en-US"/>
        </w:rPr>
        <w:t>доработке ТОРГ GRC AC и АСУД (One Identity)</w:t>
      </w:r>
      <w:bookmarkEnd w:id="186"/>
    </w:p>
    <w:p w14:paraId="4225FA5E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 xml:space="preserve">Перечень рекомендаций по настройке </w:t>
      </w:r>
      <w:r>
        <w:rPr>
          <w:rFonts w:ascii="Open Sans" w:hAnsi="Open Sans" w:cs="Open Sans"/>
          <w:bCs/>
          <w:sz w:val="18"/>
          <w:szCs w:val="18"/>
        </w:rPr>
        <w:t xml:space="preserve">и доработке </w:t>
      </w:r>
      <w:r w:rsidRPr="002E1AE4">
        <w:rPr>
          <w:rFonts w:ascii="Open Sans" w:hAnsi="Open Sans" w:cs="Open Sans"/>
          <w:bCs/>
          <w:sz w:val="18"/>
          <w:szCs w:val="18"/>
        </w:rPr>
        <w:t>системы ТОРГ GRC AC и АСУД One Identity, разработанных в рамках организации целевого процесса управления рисками конфликтов полномочий. Рекомендации релевантны для обеих систем. Подробные описания объектов (отчеты, справочники, поля и т. п.) взяты в информационных целях из системы ТОРГ GRC AC.</w:t>
      </w:r>
    </w:p>
    <w:p w14:paraId="4602B360" w14:textId="02B66621" w:rsidR="005E6D2A" w:rsidRPr="00180E45" w:rsidRDefault="002B155F" w:rsidP="005E6D2A">
      <w:pPr>
        <w:pStyle w:val="2"/>
        <w:numPr>
          <w:ilvl w:val="1"/>
          <w:numId w:val="47"/>
        </w:numPr>
        <w:tabs>
          <w:tab w:val="clear" w:pos="720"/>
          <w:tab w:val="clear" w:pos="792"/>
          <w:tab w:val="num" w:pos="567"/>
        </w:tabs>
        <w:ind w:left="851" w:hanging="792"/>
      </w:pPr>
      <w:r>
        <w:t>Рекомендации по в</w:t>
      </w:r>
      <w:r w:rsidR="005E6D2A" w:rsidRPr="00A32563">
        <w:t>едени</w:t>
      </w:r>
      <w:r>
        <w:t>ю</w:t>
      </w:r>
      <w:r w:rsidR="005E6D2A" w:rsidRPr="00A32563">
        <w:t xml:space="preserve"> мастер-данных и отчетност</w:t>
      </w:r>
      <w:r>
        <w:t>и</w:t>
      </w:r>
    </w:p>
    <w:p w14:paraId="70A851CC" w14:textId="5FCB7443" w:rsidR="005E6D2A" w:rsidRPr="001000AB" w:rsidRDefault="005E6D2A" w:rsidP="001000AB">
      <w:pPr>
        <w:pStyle w:val="af2"/>
        <w:numPr>
          <w:ilvl w:val="0"/>
          <w:numId w:val="49"/>
        </w:numPr>
        <w:ind w:left="426"/>
        <w:rPr>
          <w:b/>
        </w:rPr>
      </w:pPr>
      <w:proofErr w:type="spellStart"/>
      <w:r w:rsidRPr="001000AB">
        <w:rPr>
          <w:b/>
        </w:rPr>
        <w:t>Мастер-данные</w:t>
      </w:r>
      <w:proofErr w:type="spellEnd"/>
    </w:p>
    <w:p w14:paraId="0456FCD8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>Рекомендуе</w:t>
      </w:r>
      <w:r>
        <w:rPr>
          <w:rFonts w:ascii="Open Sans" w:hAnsi="Open Sans" w:cs="Open Sans"/>
          <w:bCs/>
          <w:sz w:val="18"/>
          <w:szCs w:val="18"/>
        </w:rPr>
        <w:t>тся</w:t>
      </w:r>
      <w:r w:rsidRPr="002E1AE4">
        <w:rPr>
          <w:rFonts w:ascii="Open Sans" w:hAnsi="Open Sans" w:cs="Open Sans"/>
          <w:bCs/>
          <w:sz w:val="18"/>
          <w:szCs w:val="18"/>
        </w:rPr>
        <w:t xml:space="preserve"> использовать в целевом процессе управления рисками конфликтов полномочий стандартные справочники раздела «Ведение правил доступа» без изменений, в частности такие справочники, как «Риски доступа» и «Функции доступа»:</w:t>
      </w:r>
    </w:p>
    <w:p w14:paraId="182E9628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noProof/>
          <w:lang w:val="en-US" w:eastAsia="en-US"/>
        </w:rPr>
        <w:drawing>
          <wp:inline distT="0" distB="0" distL="0" distR="0" wp14:anchorId="18DC9B6A" wp14:editId="6242E19C">
            <wp:extent cx="3301365" cy="1046019"/>
            <wp:effectExtent l="19050" t="19050" r="1333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988" cy="1049702"/>
                    </a:xfrm>
                    <a:prstGeom prst="rect">
                      <a:avLst/>
                    </a:prstGeom>
                    <a:noFill/>
                    <a:ln w="19050" cmpd="sng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E432C09" w14:textId="66DDAC0B" w:rsidR="005E6D2A" w:rsidRPr="00180E45" w:rsidRDefault="00CD3581" w:rsidP="005E6D2A">
      <w:pPr>
        <w:ind w:left="0"/>
      </w:pPr>
      <w:r>
        <w:rPr>
          <w:b/>
        </w:rPr>
        <w:t>1</w:t>
      </w:r>
      <w:r w:rsidR="005E6D2A" w:rsidRPr="00A32563">
        <w:rPr>
          <w:b/>
        </w:rPr>
        <w:t>.1.2 Отчетность</w:t>
      </w:r>
    </w:p>
    <w:p w14:paraId="01FD3542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>Рекомендуе</w:t>
      </w:r>
      <w:r>
        <w:rPr>
          <w:rFonts w:ascii="Open Sans" w:hAnsi="Open Sans" w:cs="Open Sans"/>
          <w:bCs/>
          <w:sz w:val="18"/>
          <w:szCs w:val="18"/>
        </w:rPr>
        <w:t>тся</w:t>
      </w:r>
      <w:r w:rsidRPr="002E1AE4">
        <w:rPr>
          <w:rFonts w:ascii="Open Sans" w:hAnsi="Open Sans" w:cs="Open Sans"/>
          <w:bCs/>
          <w:sz w:val="18"/>
          <w:szCs w:val="18"/>
        </w:rPr>
        <w:t xml:space="preserve"> использовать в целевом процессе управления рисками конфликтов полномочий стандартные отчеты, в частности такие отчеты, как:</w:t>
      </w:r>
    </w:p>
    <w:p w14:paraId="69F0CC3D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«Обзор правил доступа»;</w:t>
      </w:r>
    </w:p>
    <w:p w14:paraId="55D820E5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«Подробный отчет по правилам доступа»;</w:t>
      </w:r>
    </w:p>
    <w:p w14:paraId="5F72CEC6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«Нарушения риска»;</w:t>
      </w:r>
    </w:p>
    <w:p w14:paraId="52737D1C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«Анализ роли»;</w:t>
      </w:r>
    </w:p>
    <w:p w14:paraId="33938CB0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«Анализ пользователя»;</w:t>
      </w:r>
    </w:p>
    <w:p w14:paraId="3E891CE5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«Отчет по рискам пользователя»;</w:t>
      </w:r>
    </w:p>
    <w:p w14:paraId="2D2658AE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«Отчет по рискам в ролях».</w:t>
      </w:r>
    </w:p>
    <w:p w14:paraId="16213E7F" w14:textId="77777777" w:rsidR="005E6D2A" w:rsidRPr="00A32563" w:rsidRDefault="005E6D2A" w:rsidP="005E6D2A">
      <w:pPr>
        <w:pStyle w:val="2"/>
        <w:numPr>
          <w:ilvl w:val="1"/>
          <w:numId w:val="47"/>
        </w:numPr>
        <w:tabs>
          <w:tab w:val="clear" w:pos="720"/>
          <w:tab w:val="clear" w:pos="792"/>
          <w:tab w:val="num" w:pos="567"/>
        </w:tabs>
        <w:ind w:left="851" w:hanging="792"/>
      </w:pPr>
      <w:r w:rsidRPr="00A32563">
        <w:t xml:space="preserve">Настройка ролевой модели, уведомлений и маршрутов </w:t>
      </w:r>
    </w:p>
    <w:p w14:paraId="146750E7" w14:textId="15424548" w:rsidR="005E6D2A" w:rsidRDefault="00CD3581" w:rsidP="005E6D2A">
      <w:pPr>
        <w:ind w:left="0"/>
      </w:pPr>
      <w:r>
        <w:rPr>
          <w:b/>
        </w:rPr>
        <w:t>1</w:t>
      </w:r>
      <w:r w:rsidR="005E6D2A" w:rsidRPr="00A32563">
        <w:rPr>
          <w:b/>
        </w:rPr>
        <w:t xml:space="preserve">.2.1 Настройка ролевой модели </w:t>
      </w:r>
    </w:p>
    <w:p w14:paraId="5A975B53" w14:textId="77777777" w:rsidR="005E6D2A" w:rsidRPr="006647C0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6647C0">
        <w:rPr>
          <w:rFonts w:ascii="Open Sans" w:hAnsi="Open Sans" w:cs="Open Sans"/>
          <w:bCs/>
          <w:sz w:val="18"/>
          <w:szCs w:val="18"/>
        </w:rPr>
        <w:t xml:space="preserve">Для </w:t>
      </w:r>
      <w:r>
        <w:rPr>
          <w:rFonts w:ascii="Open Sans" w:hAnsi="Open Sans" w:cs="Open Sans"/>
          <w:bCs/>
          <w:sz w:val="18"/>
          <w:szCs w:val="18"/>
        </w:rPr>
        <w:t>обеспечения работоспособности</w:t>
      </w:r>
      <w:r w:rsidRPr="006647C0">
        <w:rPr>
          <w:rFonts w:ascii="Open Sans" w:hAnsi="Open Sans" w:cs="Open Sans"/>
          <w:bCs/>
          <w:sz w:val="18"/>
          <w:szCs w:val="18"/>
        </w:rPr>
        <w:t xml:space="preserve"> целевого процесса требуется заблаговременная настройка ролевых моделей в ТОРГ GRC AC и АСУД One Identity. </w:t>
      </w:r>
      <w:r>
        <w:rPr>
          <w:rFonts w:ascii="Open Sans" w:hAnsi="Open Sans" w:cs="Open Sans"/>
          <w:bCs/>
          <w:sz w:val="18"/>
          <w:szCs w:val="18"/>
        </w:rPr>
        <w:t>Ролевая модель</w:t>
      </w:r>
      <w:r w:rsidRPr="006647C0">
        <w:rPr>
          <w:rFonts w:ascii="Open Sans" w:hAnsi="Open Sans" w:cs="Open Sans"/>
          <w:bCs/>
          <w:sz w:val="18"/>
          <w:szCs w:val="18"/>
        </w:rPr>
        <w:t xml:space="preserve"> должн</w:t>
      </w:r>
      <w:r>
        <w:rPr>
          <w:rFonts w:ascii="Open Sans" w:hAnsi="Open Sans" w:cs="Open Sans"/>
          <w:bCs/>
          <w:sz w:val="18"/>
          <w:szCs w:val="18"/>
        </w:rPr>
        <w:t>а</w:t>
      </w:r>
      <w:r w:rsidRPr="006647C0">
        <w:rPr>
          <w:rFonts w:ascii="Open Sans" w:hAnsi="Open Sans" w:cs="Open Sans"/>
          <w:bCs/>
          <w:sz w:val="18"/>
          <w:szCs w:val="18"/>
        </w:rPr>
        <w:t xml:space="preserve"> гарантировать выполнение ключевыми участниками своих функциональных</w:t>
      </w:r>
      <w:r>
        <w:rPr>
          <w:rFonts w:ascii="Open Sans" w:hAnsi="Open Sans" w:cs="Open Sans"/>
          <w:bCs/>
          <w:sz w:val="18"/>
          <w:szCs w:val="18"/>
        </w:rPr>
        <w:t xml:space="preserve"> обязанностей в соответствии с </w:t>
      </w:r>
      <w:r w:rsidRPr="006647C0">
        <w:rPr>
          <w:rFonts w:ascii="Open Sans" w:hAnsi="Open Sans" w:cs="Open Sans"/>
          <w:bCs/>
          <w:sz w:val="18"/>
          <w:szCs w:val="18"/>
        </w:rPr>
        <w:t>разделом 4 настоящей Концепции.</w:t>
      </w:r>
    </w:p>
    <w:p w14:paraId="0623FB92" w14:textId="071E9865" w:rsidR="005E6D2A" w:rsidRPr="00A32563" w:rsidRDefault="00CD3581" w:rsidP="005E6D2A">
      <w:pPr>
        <w:ind w:left="0"/>
        <w:rPr>
          <w:b/>
        </w:rPr>
      </w:pPr>
      <w:r>
        <w:rPr>
          <w:b/>
        </w:rPr>
        <w:t>1</w:t>
      </w:r>
      <w:r w:rsidR="005E6D2A" w:rsidRPr="00A32563">
        <w:rPr>
          <w:b/>
        </w:rPr>
        <w:t>.2.</w:t>
      </w:r>
      <w:r>
        <w:rPr>
          <w:b/>
        </w:rPr>
        <w:t>2</w:t>
      </w:r>
      <w:r w:rsidR="005E6D2A" w:rsidRPr="00A32563">
        <w:rPr>
          <w:b/>
        </w:rPr>
        <w:t xml:space="preserve"> </w:t>
      </w:r>
      <w:ins w:id="191" w:author="Kanashina, Aleksandra" w:date="2026-06-22T17:04:00Z">
        <w:r>
          <w:rPr>
            <w:b/>
          </w:rPr>
          <w:t xml:space="preserve">Настройка маршрута </w:t>
        </w:r>
      </w:ins>
      <w:ins w:id="192" w:author="Kanashina, Aleksandra" w:date="2026-06-22T17:05:00Z">
        <w:r>
          <w:rPr>
            <w:b/>
          </w:rPr>
          <w:t xml:space="preserve">и уведомлений </w:t>
        </w:r>
      </w:ins>
      <w:ins w:id="193" w:author="Kanashina, Aleksandra" w:date="2026-06-22T17:04:00Z">
        <w:r>
          <w:rPr>
            <w:b/>
          </w:rPr>
          <w:t xml:space="preserve">для </w:t>
        </w:r>
      </w:ins>
      <w:ins w:id="194" w:author="Kanashina, Aleksandra" w:date="2026-06-22T17:05:00Z">
        <w:r>
          <w:rPr>
            <w:b/>
          </w:rPr>
          <w:t>п</w:t>
        </w:r>
      </w:ins>
      <w:ins w:id="195" w:author="Kanashina, Aleksandra" w:date="2026-06-22T17:38:00Z">
        <w:r w:rsidR="002B155F">
          <w:rPr>
            <w:b/>
          </w:rPr>
          <w:t>одп</w:t>
        </w:r>
      </w:ins>
      <w:r w:rsidR="005E6D2A" w:rsidRPr="00A32563">
        <w:rPr>
          <w:b/>
        </w:rPr>
        <w:t>роцесс</w:t>
      </w:r>
      <w:ins w:id="196" w:author="Kanashina, Aleksandra" w:date="2026-06-22T17:05:00Z">
        <w:r>
          <w:rPr>
            <w:b/>
          </w:rPr>
          <w:t>а</w:t>
        </w:r>
      </w:ins>
      <w:r w:rsidR="005E6D2A" w:rsidRPr="00A32563">
        <w:rPr>
          <w:b/>
        </w:rPr>
        <w:t xml:space="preserve"> «Контроль над рисками конфликтов полномочий в процессе предоставления доступа пользователям»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58"/>
        <w:gridCol w:w="1814"/>
        <w:gridCol w:w="6707"/>
      </w:tblGrid>
      <w:tr w:rsidR="005E6D2A" w:rsidRPr="002E1AE4" w14:paraId="6DB4B61E" w14:textId="77777777" w:rsidTr="00C07238">
        <w:tc>
          <w:tcPr>
            <w:tcW w:w="1158" w:type="dxa"/>
            <w:shd w:val="clear" w:color="auto" w:fill="B2B2B2" w:themeFill="accent2"/>
            <w:vAlign w:val="center"/>
          </w:tcPr>
          <w:p w14:paraId="2D76CCBC" w14:textId="77777777" w:rsidR="005E6D2A" w:rsidRPr="0039524D" w:rsidRDefault="005E6D2A" w:rsidP="00C07238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9524D">
              <w:rPr>
                <w:rFonts w:ascii="Open Sans" w:hAnsi="Open Sans" w:cs="Open Sans"/>
                <w:b/>
                <w:bCs/>
                <w:sz w:val="18"/>
                <w:szCs w:val="18"/>
              </w:rPr>
              <w:t>Номер операции</w:t>
            </w:r>
          </w:p>
        </w:tc>
        <w:tc>
          <w:tcPr>
            <w:tcW w:w="1814" w:type="dxa"/>
            <w:shd w:val="clear" w:color="auto" w:fill="B2B2B2" w:themeFill="accent2"/>
            <w:vAlign w:val="center"/>
          </w:tcPr>
          <w:p w14:paraId="419900B8" w14:textId="77777777" w:rsidR="005E6D2A" w:rsidRPr="0039524D" w:rsidRDefault="005E6D2A" w:rsidP="00C07238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9524D">
              <w:rPr>
                <w:rFonts w:ascii="Open Sans" w:hAnsi="Open Sans" w:cs="Open Sans"/>
                <w:b/>
                <w:bCs/>
                <w:sz w:val="18"/>
                <w:szCs w:val="18"/>
              </w:rPr>
              <w:t>Наименование операции</w:t>
            </w:r>
          </w:p>
        </w:tc>
        <w:tc>
          <w:tcPr>
            <w:tcW w:w="6707" w:type="dxa"/>
            <w:shd w:val="clear" w:color="auto" w:fill="B2B2B2" w:themeFill="accent2"/>
            <w:vAlign w:val="center"/>
          </w:tcPr>
          <w:p w14:paraId="25BD6411" w14:textId="77777777" w:rsidR="005E6D2A" w:rsidRPr="0039524D" w:rsidRDefault="005E6D2A" w:rsidP="00C07238">
            <w:pPr>
              <w:spacing w:after="120"/>
              <w:ind w:left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39524D">
              <w:rPr>
                <w:rFonts w:ascii="Open Sans" w:hAnsi="Open Sans" w:cs="Open Sans"/>
                <w:b/>
                <w:bCs/>
                <w:sz w:val="18"/>
                <w:szCs w:val="18"/>
              </w:rPr>
              <w:t>Подробное описание операции</w:t>
            </w:r>
          </w:p>
        </w:tc>
      </w:tr>
      <w:tr w:rsidR="005E6D2A" w:rsidRPr="002E1AE4" w14:paraId="6A7C0070" w14:textId="77777777" w:rsidTr="00C07238">
        <w:tc>
          <w:tcPr>
            <w:tcW w:w="1158" w:type="dxa"/>
          </w:tcPr>
          <w:p w14:paraId="48BB83DA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01</w:t>
            </w:r>
          </w:p>
        </w:tc>
        <w:tc>
          <w:tcPr>
            <w:tcW w:w="1814" w:type="dxa"/>
          </w:tcPr>
          <w:p w14:paraId="5CBE0BD9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Создание заявки на предоставление / изменение доступа</w:t>
            </w:r>
          </w:p>
          <w:p w14:paraId="01D972E1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0E18DC8F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i/>
                <w:sz w:val="18"/>
                <w:szCs w:val="18"/>
              </w:rPr>
              <w:t>Исполнитель: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Инициатор</w:t>
            </w:r>
          </w:p>
        </w:tc>
        <w:tc>
          <w:tcPr>
            <w:tcW w:w="6707" w:type="dxa"/>
          </w:tcPr>
          <w:p w14:paraId="6AD223FA" w14:textId="77777777" w:rsidR="005E6D2A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В случае возникновения необходимости в предоставлении / изменении доступа бизнес-пользователю в системе Инициатор формирует заявку в соответствующей системе согласно процедуре «Предоставление доступа». В заявке Инициатор в обязательном порядке заполняет обоснование своего запроса, где указывает бизнес-необходимость предоставления ему дополнительных / изменения текущих полномочий.</w:t>
            </w:r>
          </w:p>
          <w:p w14:paraId="1ABB3059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1A3A89FF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Входящая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перечень и срок действия необходимых полномочий в системе</w:t>
            </w:r>
          </w:p>
          <w:p w14:paraId="52CCAFF0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Исходящая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заявка на доступ создана</w:t>
            </w:r>
          </w:p>
          <w:p w14:paraId="11865BCA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lastRenderedPageBreak/>
              <w:t>Среда выполнения: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портал по предоставлению доступов согласно процедуре «Предоставление доступа» </w:t>
            </w:r>
          </w:p>
        </w:tc>
      </w:tr>
      <w:tr w:rsidR="005E6D2A" w:rsidRPr="002E1AE4" w14:paraId="300CA4E4" w14:textId="77777777" w:rsidTr="00C07238">
        <w:tc>
          <w:tcPr>
            <w:tcW w:w="1158" w:type="dxa"/>
          </w:tcPr>
          <w:p w14:paraId="3229C166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>02</w:t>
            </w:r>
          </w:p>
        </w:tc>
        <w:tc>
          <w:tcPr>
            <w:tcW w:w="1814" w:type="dxa"/>
          </w:tcPr>
          <w:p w14:paraId="06ED3170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Проверка полномочий пользователя на наличие конфликтов полномочий</w:t>
            </w:r>
          </w:p>
          <w:p w14:paraId="548E3ED2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700CF3C6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i/>
                <w:sz w:val="18"/>
                <w:szCs w:val="18"/>
              </w:rPr>
              <w:t>Исполнитель: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Автоматический шаг</w:t>
            </w:r>
          </w:p>
        </w:tc>
        <w:tc>
          <w:tcPr>
            <w:tcW w:w="6707" w:type="dxa"/>
          </w:tcPr>
          <w:p w14:paraId="3BF0EBF1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Согласно описанному в процедуре «Предоставление доступа» процессу, далее создается заявка по предоставлению / изменению доступа пользователю в системе ТОРГ GRC AC (для заявок на предоставление / изменение доступа в системах, подключенных к ТОРГ GRC AC) либо АСУД One Identity (для заявок на предоставление / изменение доступа для систем, не подключенных к системе ТОРГ GRC AC). В момент создания заявки система ТОРГ GRC AC / АСУД One Identity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*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автоматически выполняет анализ заявки пользователя с учетом текущих полномочий с целью выявления возможных конфликтов полномочий в случае выполнения заявки на предоставление или изменение запрашиваемого доступа.</w:t>
            </w:r>
          </w:p>
          <w:p w14:paraId="24983D84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Далее заявка переходит на шаг согласования Линейным руководителем пользователя для проведения анализа и принятия решения о согласовании заявки и предоставлении запрашиваемого доступа. </w:t>
            </w:r>
          </w:p>
          <w:p w14:paraId="69823ED3" w14:textId="2D5F5B6E" w:rsidR="005E6D2A" w:rsidRDefault="005E6D2A" w:rsidP="00C07238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981424">
              <w:rPr>
                <w:rFonts w:ascii="Open Sans" w:hAnsi="Open Sans" w:cs="Open Sans"/>
                <w:bCs/>
                <w:sz w:val="18"/>
                <w:szCs w:val="18"/>
              </w:rPr>
              <w:t>*</w:t>
            </w:r>
            <w:r w:rsidRPr="00981424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В случае, если доступ к ИС регулируется посредством выдачи пользователям </w:t>
            </w:r>
            <w:r>
              <w:rPr>
                <w:rFonts w:ascii="Open Sans" w:hAnsi="Open Sans" w:cs="Open Sans"/>
                <w:sz w:val="18"/>
                <w:szCs w:val="18"/>
              </w:rPr>
              <w:t>multi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requestable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 ресурсов в АСУД </w:t>
            </w:r>
            <w:r>
              <w:rPr>
                <w:rFonts w:ascii="Open Sans" w:hAnsi="Open Sans" w:cs="Open Sans"/>
                <w:sz w:val="18"/>
                <w:szCs w:val="18"/>
              </w:rPr>
              <w:t>One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, то автоматическая проверка заявки на доступ на </w:t>
            </w:r>
            <w:r>
              <w:rPr>
                <w:rFonts w:ascii="Open Sans" w:hAnsi="Open Sans" w:cs="Open Sans"/>
                <w:sz w:val="18"/>
                <w:szCs w:val="18"/>
              </w:rPr>
              <w:t>SoD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>-</w:t>
            </w:r>
            <w:r>
              <w:rPr>
                <w:rFonts w:ascii="Open Sans" w:hAnsi="Open Sans" w:cs="Open Sans"/>
                <w:sz w:val="18"/>
                <w:szCs w:val="18"/>
              </w:rPr>
              <w:t>риски</w:t>
            </w:r>
            <w:r w:rsidRPr="00116666">
              <w:rPr>
                <w:rFonts w:ascii="Open Sans" w:hAnsi="Open Sans" w:cs="Open Sans"/>
                <w:sz w:val="18"/>
                <w:szCs w:val="18"/>
              </w:rPr>
              <w:t xml:space="preserve"> не может быть выполнена до момента присвоения пользователю доступа, вызывающего у него конфликт полномочий. </w:t>
            </w:r>
            <w:r>
              <w:rPr>
                <w:rFonts w:ascii="Open Sans" w:hAnsi="Open Sans" w:cs="Open Sans"/>
                <w:sz w:val="18"/>
                <w:szCs w:val="18"/>
              </w:rPr>
              <w:t>В этом случае заявка обрабатывается согласно</w:t>
            </w:r>
            <w:r w:rsidRPr="00E94303">
              <w:rPr>
                <w:rFonts w:ascii="Open Sans" w:hAnsi="Open Sans" w:cs="Open Sans"/>
                <w:sz w:val="18"/>
                <w:szCs w:val="18"/>
              </w:rPr>
              <w:t xml:space="preserve"> стандартной процедуре «Предоставление доступа»</w:t>
            </w:r>
            <w:r w:rsidR="00CD3581">
              <w:rPr>
                <w:rFonts w:ascii="Open Sans" w:hAnsi="Open Sans" w:cs="Open Sans"/>
                <w:sz w:val="18"/>
                <w:szCs w:val="18"/>
              </w:rPr>
              <w:t xml:space="preserve"> и далее конфликт полномочий на уровне пользователя устраняется посредством постфактумного анализа</w:t>
            </w:r>
            <w:r>
              <w:rPr>
                <w:rFonts w:ascii="Open Sans" w:hAnsi="Open Sans" w:cs="Open Sans"/>
                <w:sz w:val="18"/>
                <w:szCs w:val="18"/>
              </w:rPr>
              <w:t>).</w:t>
            </w:r>
          </w:p>
          <w:p w14:paraId="3E4364E0" w14:textId="7444AA8D" w:rsidR="00CD3581" w:rsidRDefault="00CD3581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  <w:u w:val="single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Также если запрошена новая роль для ТОРГ системы, полномочия которой конфликтуют с полномочиями в не ТОРГ системе, но матрица конфликтов бизнес-ролей в АСУД One</w:t>
            </w:r>
            <w:r w:rsidRPr="00F6507C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</w:t>
            </w:r>
            <w:r w:rsidRPr="00F6507C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еще не обновлена, то данный кросс-системный риск не будет выявлен АСУД One</w:t>
            </w:r>
            <w:r w:rsidRPr="00372DEF"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sz w:val="18"/>
                <w:szCs w:val="18"/>
              </w:rPr>
              <w:t>Identity. В этом случае данный кросс-системный риск будет выявлен по итогам проведения периодического мониторинга SoD-рисков на уровне пользователей после актуализации технических правил разделения полномочий.</w:t>
            </w:r>
          </w:p>
          <w:p w14:paraId="44B104B6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Входящая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заявка на предоставление / изменение доступа в ТОРГ GRC AC / АСУД One Identity</w:t>
            </w:r>
          </w:p>
          <w:p w14:paraId="560E8EB6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Исходящая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результат выявления SoD-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рисков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в заявке на предоставление / изменение доступа</w:t>
            </w:r>
          </w:p>
          <w:p w14:paraId="0785B8BB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Среда выполнения: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ТОРГ GRC AC / АСУД One Identity</w:t>
            </w:r>
          </w:p>
        </w:tc>
      </w:tr>
      <w:tr w:rsidR="005E6D2A" w:rsidRPr="002E1AE4" w14:paraId="66B64E80" w14:textId="77777777" w:rsidTr="00C07238">
        <w:tc>
          <w:tcPr>
            <w:tcW w:w="1158" w:type="dxa"/>
          </w:tcPr>
          <w:p w14:paraId="701E9930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03</w:t>
            </w:r>
          </w:p>
        </w:tc>
        <w:tc>
          <w:tcPr>
            <w:tcW w:w="1814" w:type="dxa"/>
          </w:tcPr>
          <w:p w14:paraId="60E7C8E3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Согласование заявки на предоставление / изменение доступа пользователю</w:t>
            </w:r>
          </w:p>
          <w:p w14:paraId="37128F72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5E15E03A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i/>
                <w:sz w:val="18"/>
                <w:szCs w:val="18"/>
              </w:rPr>
              <w:t>Исполнитель: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Линейный руководитель пользователя</w:t>
            </w:r>
          </w:p>
        </w:tc>
        <w:tc>
          <w:tcPr>
            <w:tcW w:w="6707" w:type="dxa"/>
          </w:tcPr>
          <w:p w14:paraId="08480CC8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Линейный руководитель пользователя проводит анализ заявки и принимает решение о ее согласовании. В случае, если присвоение / изменение доступа согласно данным в заявке не приводит к SoD-конфликтам у пользователя, то далее после обработки заявки Линейным руководителем пользователя процесс продолжается согласно процедуре «Предоставление доступа» в зависимости от принятого Линейным руководителем решения относительно заявки.</w:t>
            </w:r>
          </w:p>
          <w:p w14:paraId="4F1F03DC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В случае, если по результатам анализа присвоение / изменение доступа согласно данным в заявке приведет к SoD-конфликтам у пользователя, Линейный руководитель проводит анализ результатов автоматической проверки заявки на наличие конфликтов полномочий у пользователя и принимает дальнейшее решение относительно необходимости присвоения запрашиваемых конфликтных полномочий пользователю. Линейному руководителю доступны следующие опции:</w:t>
            </w:r>
          </w:p>
          <w:p w14:paraId="73E3F964" w14:textId="77777777" w:rsidR="005E6D2A" w:rsidRPr="00184B94" w:rsidRDefault="005E6D2A" w:rsidP="005E6D2A">
            <w:pPr>
              <w:pStyle w:val="af2"/>
              <w:numPr>
                <w:ilvl w:val="0"/>
                <w:numId w:val="40"/>
              </w:numPr>
              <w:spacing w:after="120"/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</w:pP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Отклонить конфликтную роль в заявке. В этом случае конфликт полномочий у пользователя устраняется, заявка в ТОРГ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GRC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AC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 / АСУД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One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Identity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 следует далее по маршруту согласно 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lastRenderedPageBreak/>
              <w:t>процедуре «Предоставление доступа» (при условии, что была запрошена не только отклоненная роль, вызывавшая конфликт полномочий).</w:t>
            </w:r>
          </w:p>
          <w:p w14:paraId="0BE375CE" w14:textId="77777777" w:rsidR="005E6D2A" w:rsidRPr="002E1AE4" w:rsidRDefault="005E6D2A" w:rsidP="005E6D2A">
            <w:pPr>
              <w:pStyle w:val="af2"/>
              <w:numPr>
                <w:ilvl w:val="0"/>
                <w:numId w:val="40"/>
              </w:numPr>
              <w:spacing w:after="120"/>
              <w:rPr>
                <w:rFonts w:ascii="Open Sans" w:hAnsi="Open Sans" w:cs="Open Sans"/>
                <w:bCs/>
                <w:sz w:val="18"/>
                <w:szCs w:val="18"/>
              </w:rPr>
            </w:pPr>
            <w:proofErr w:type="spellStart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Отклонить</w:t>
            </w:r>
            <w:proofErr w:type="spellEnd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proofErr w:type="spellStart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заявку</w:t>
            </w:r>
            <w:proofErr w:type="spellEnd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proofErr w:type="spellStart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полностью</w:t>
            </w:r>
            <w:proofErr w:type="spellEnd"/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. </w:t>
            </w:r>
          </w:p>
          <w:p w14:paraId="302B18B5" w14:textId="77777777" w:rsidR="005E6D2A" w:rsidRPr="00184B94" w:rsidRDefault="005E6D2A" w:rsidP="005E6D2A">
            <w:pPr>
              <w:pStyle w:val="af2"/>
              <w:numPr>
                <w:ilvl w:val="0"/>
                <w:numId w:val="40"/>
              </w:numPr>
              <w:spacing w:after="120"/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</w:pP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>В случае, если конфликтная роль необходима пользователю, Линейный руководитель согласует ее, указывая при этом в обязательном для заполнения поле «Комментарий» в блоке «Примечания» обоснование для присвоения конфликтной роли и меры по минимизации риска, которые планируется выполнять.</w:t>
            </w:r>
          </w:p>
          <w:p w14:paraId="005FAC6D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71668ED0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Входящая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заявка на предоставление / изменение доступа в ТОРГ GRC AC / АСУД One Identity на шаге согласования Линейным руководителем Инициатора</w:t>
            </w:r>
          </w:p>
          <w:p w14:paraId="0681AAC4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Исходящая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решение по заявке на предоставление / изменение доступ от Линейного руководителя пользователя</w:t>
            </w:r>
          </w:p>
          <w:p w14:paraId="3780E3F7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Среда выполнения: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ТОРГ GRC AC / АСУД One Identity</w:t>
            </w:r>
          </w:p>
        </w:tc>
      </w:tr>
      <w:tr w:rsidR="005E6D2A" w:rsidRPr="002E1AE4" w14:paraId="4991F301" w14:textId="77777777" w:rsidTr="00C07238">
        <w:tc>
          <w:tcPr>
            <w:tcW w:w="1158" w:type="dxa"/>
          </w:tcPr>
          <w:p w14:paraId="7AEE612F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</w:p>
        </w:tc>
        <w:tc>
          <w:tcPr>
            <w:tcW w:w="1814" w:type="dxa"/>
          </w:tcPr>
          <w:p w14:paraId="26133C5D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i/>
                <w:sz w:val="18"/>
                <w:szCs w:val="18"/>
              </w:rPr>
            </w:pPr>
          </w:p>
        </w:tc>
        <w:tc>
          <w:tcPr>
            <w:tcW w:w="6707" w:type="dxa"/>
          </w:tcPr>
          <w:p w14:paraId="4AFF9207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i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i/>
                <w:sz w:val="18"/>
                <w:szCs w:val="18"/>
              </w:rPr>
              <w:t>..... Согласование заявки согласно проц</w:t>
            </w:r>
            <w:r>
              <w:rPr>
                <w:rFonts w:ascii="Open Sans" w:hAnsi="Open Sans" w:cs="Open Sans"/>
                <w:bCs/>
                <w:i/>
                <w:sz w:val="18"/>
                <w:szCs w:val="18"/>
              </w:rPr>
              <w:t xml:space="preserve">едуре «Предоставление доступа» </w:t>
            </w:r>
          </w:p>
        </w:tc>
      </w:tr>
      <w:tr w:rsidR="005E6D2A" w:rsidRPr="002E1AE4" w14:paraId="493DC0EA" w14:textId="77777777" w:rsidTr="00C07238">
        <w:tc>
          <w:tcPr>
            <w:tcW w:w="1158" w:type="dxa"/>
          </w:tcPr>
          <w:p w14:paraId="7F244CBE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04</w:t>
            </w:r>
          </w:p>
        </w:tc>
        <w:tc>
          <w:tcPr>
            <w:tcW w:w="1814" w:type="dxa"/>
          </w:tcPr>
          <w:p w14:paraId="2EA11DFE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Согласование заявки на предоставление / изменение доступа пользователю</w:t>
            </w:r>
          </w:p>
          <w:p w14:paraId="7608749C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3D6E6E9F" w14:textId="77777777" w:rsidR="005E6D2A" w:rsidRPr="00B76D93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i/>
                <w:sz w:val="18"/>
                <w:szCs w:val="18"/>
              </w:rPr>
              <w:t>Исполнитель: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</w:p>
        </w:tc>
        <w:tc>
          <w:tcPr>
            <w:tcW w:w="6707" w:type="dxa"/>
          </w:tcPr>
          <w:p w14:paraId="50969D9B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Далее, согласно процедуре «Предоставление доступа», после согласования заявки на предоставление / изменение доступа пользователю сотрудниками ОУД, заявка переходит на шаг согласования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Ответственного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  <w:r w:rsidRPr="002E1AE4" w:rsidDel="00B76D93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в том случае, если было согласовано присвоение доступа с конфликтом полномочий.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указан для каждого риска в справочнике «Риски доступа»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 как Владелец риска конфликтов полномочий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.</w:t>
            </w:r>
          </w:p>
          <w:p w14:paraId="3D2926F7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  <w:r w:rsidRPr="002E1AE4" w:rsidDel="00B76D93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анализирует поступившую заявку и может принять для разрешения конфликта полномочий у пользователя одно из следующих решений в отношении ролей, создающих риск конфликта полномочий:</w:t>
            </w:r>
          </w:p>
          <w:p w14:paraId="6EC89B88" w14:textId="77777777" w:rsidR="005E6D2A" w:rsidRPr="00184B94" w:rsidRDefault="005E6D2A" w:rsidP="005E6D2A">
            <w:pPr>
              <w:pStyle w:val="af2"/>
              <w:numPr>
                <w:ilvl w:val="0"/>
                <w:numId w:val="41"/>
              </w:numPr>
              <w:spacing w:after="120"/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</w:pP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Отклонить роль, создающую конфликт полномочий у пользователя. </w:t>
            </w:r>
          </w:p>
          <w:p w14:paraId="2103AD64" w14:textId="77777777" w:rsidR="005E6D2A" w:rsidRPr="00184B94" w:rsidRDefault="005E6D2A" w:rsidP="005E6D2A">
            <w:pPr>
              <w:pStyle w:val="af2"/>
              <w:numPr>
                <w:ilvl w:val="0"/>
                <w:numId w:val="41"/>
              </w:numPr>
              <w:spacing w:after="120"/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</w:pP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Согласовать роль, создающую конфликт полномочий у пользователя. В этом случае поле «Комментарий» в блоке «Примечания» должно быть обязательным для заполнения для дальнейшей обработки заявки. В поле «Комментарий» </w:t>
            </w:r>
            <w:r w:rsidRPr="00B76D93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Ответственный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SoD</w:t>
            </w:r>
            <w:r w:rsidRPr="00B76D93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>-рисками в бизнес-процессе</w:t>
            </w:r>
            <w:r w:rsidRPr="00184B94" w:rsidDel="00B76D93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 xml:space="preserve"> </w:t>
            </w:r>
            <w:r w:rsidRPr="00184B94">
              <w:rPr>
                <w:rFonts w:ascii="Open Sans" w:hAnsi="Open Sans" w:cs="Open Sans"/>
                <w:bCs/>
                <w:sz w:val="18"/>
                <w:szCs w:val="18"/>
                <w:lang w:val="ru-RU"/>
              </w:rPr>
              <w:t>проверяет и указывает «Согласовано» / при необходимости уточняет внесенные Линейным руководителем компенсирующие меры для принятого конфликтного присвоения на уровне пользователя.</w:t>
            </w:r>
          </w:p>
          <w:p w14:paraId="251F87E8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45AD9A0F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*Дополнительно рекомендуе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тся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использовать стандартный функционал по эскалации заявки на руководителя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Ответственного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  <w:r w:rsidRPr="002E1AE4" w:rsidDel="00B76D93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в случае отсутствия решения по заявке, пришедшей к нему на согласование, в течение установленного Порядком «Управление рисками конфликтов полномочий» срока.</w:t>
            </w:r>
          </w:p>
          <w:p w14:paraId="2FFC15EE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Входящая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заявка на предоставление / изменение доступа в ТОРГ GRC AC / АСУД One Identity на шаге согласования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Ответственным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</w:p>
          <w:p w14:paraId="74E21530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Исходящая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решение по присвоению конфликтующих ролей от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Ответственного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</w:p>
          <w:p w14:paraId="2053C874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lastRenderedPageBreak/>
              <w:t>Среда выполнения: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ТОРГ GRC AC / АСУД One Identity</w:t>
            </w:r>
          </w:p>
        </w:tc>
      </w:tr>
      <w:tr w:rsidR="005E6D2A" w:rsidRPr="002E1AE4" w14:paraId="49E2A71D" w14:textId="77777777" w:rsidTr="00C07238">
        <w:tc>
          <w:tcPr>
            <w:tcW w:w="1158" w:type="dxa"/>
          </w:tcPr>
          <w:p w14:paraId="611EA261" w14:textId="77777777" w:rsidR="005E6D2A" w:rsidRPr="002E1AE4" w:rsidRDefault="005E6D2A" w:rsidP="00C07238">
            <w:pPr>
              <w:spacing w:after="120"/>
              <w:ind w:left="0"/>
              <w:jc w:val="center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lastRenderedPageBreak/>
              <w:t>05</w:t>
            </w:r>
          </w:p>
        </w:tc>
        <w:tc>
          <w:tcPr>
            <w:tcW w:w="1814" w:type="dxa"/>
          </w:tcPr>
          <w:p w14:paraId="6F48471D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Отправка уведомления группе Экономической безопасности</w:t>
            </w:r>
          </w:p>
          <w:p w14:paraId="42DD289C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396BB2ED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i/>
                <w:sz w:val="18"/>
                <w:szCs w:val="18"/>
              </w:rPr>
              <w:t>Исполнитель: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Автоматический шаг</w:t>
            </w:r>
          </w:p>
        </w:tc>
        <w:tc>
          <w:tcPr>
            <w:tcW w:w="6707" w:type="dxa"/>
          </w:tcPr>
          <w:p w14:paraId="73BC0829" w14:textId="4AD2E8B2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В случае, если по результатам анализа конфликтов полномочий 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 xml:space="preserve">Ответственным за управление </w:t>
            </w:r>
            <w:r>
              <w:rPr>
                <w:rFonts w:ascii="Open Sans" w:hAnsi="Open Sans" w:cs="Open Sans"/>
                <w:bCs/>
                <w:sz w:val="18"/>
                <w:szCs w:val="18"/>
                <w:lang w:val="en-US"/>
              </w:rPr>
              <w:t>SoD</w:t>
            </w:r>
            <w:r>
              <w:rPr>
                <w:rFonts w:ascii="Open Sans" w:hAnsi="Open Sans" w:cs="Open Sans"/>
                <w:bCs/>
                <w:sz w:val="18"/>
                <w:szCs w:val="18"/>
              </w:rPr>
              <w:t>-рисками в бизнес-процессе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было принято решение о принятии риска и согласовании заявки на присвоение</w:t>
            </w:r>
            <w:r w:rsidR="00CD3581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/</w:t>
            </w:r>
            <w:r w:rsidR="00CD3581">
              <w:rPr>
                <w:rFonts w:ascii="Open Sans" w:hAnsi="Open Sans" w:cs="Open Sans"/>
                <w:bCs/>
                <w:sz w:val="18"/>
                <w:szCs w:val="18"/>
              </w:rPr>
              <w:t xml:space="preserve"> 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>изменение доступа пользователю с SoD-конфликтом, автоматическое уведомление формируется и отправляется в информационных целях на группу Экономической безопасности.</w:t>
            </w:r>
          </w:p>
          <w:p w14:paraId="0F91F37A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</w:p>
          <w:p w14:paraId="6D36360E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Входящая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согласована заявка на доступ пользователю, содержащая конфликт полномочий</w:t>
            </w:r>
          </w:p>
          <w:p w14:paraId="53C4B3C4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Исходящая информация: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уведомление группе Экономической безопасности отправлено</w:t>
            </w:r>
          </w:p>
          <w:p w14:paraId="3C3149A2" w14:textId="77777777" w:rsidR="005E6D2A" w:rsidRPr="002E1AE4" w:rsidRDefault="005E6D2A" w:rsidP="00C07238">
            <w:pPr>
              <w:spacing w:after="120"/>
              <w:ind w:left="0"/>
              <w:rPr>
                <w:rFonts w:ascii="Open Sans" w:hAnsi="Open Sans" w:cs="Open Sans"/>
                <w:bCs/>
                <w:sz w:val="18"/>
                <w:szCs w:val="18"/>
              </w:rPr>
            </w:pPr>
            <w:r w:rsidRPr="000220C6">
              <w:rPr>
                <w:rFonts w:ascii="Open Sans" w:hAnsi="Open Sans" w:cs="Open Sans"/>
                <w:bCs/>
                <w:sz w:val="18"/>
                <w:szCs w:val="18"/>
                <w:u w:val="single"/>
              </w:rPr>
              <w:t>Среда выполнения:</w:t>
            </w:r>
            <w:r w:rsidRPr="002E1AE4">
              <w:rPr>
                <w:rFonts w:ascii="Open Sans" w:hAnsi="Open Sans" w:cs="Open Sans"/>
                <w:bCs/>
                <w:sz w:val="18"/>
                <w:szCs w:val="18"/>
              </w:rPr>
              <w:t xml:space="preserve"> ТОРГ GRC AC / АСУД One Identity</w:t>
            </w:r>
          </w:p>
        </w:tc>
      </w:tr>
    </w:tbl>
    <w:p w14:paraId="1731E685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>Также рекомендуе</w:t>
      </w:r>
      <w:r>
        <w:rPr>
          <w:rFonts w:ascii="Open Sans" w:hAnsi="Open Sans" w:cs="Open Sans"/>
          <w:bCs/>
          <w:sz w:val="18"/>
          <w:szCs w:val="18"/>
        </w:rPr>
        <w:t>тся</w:t>
      </w:r>
      <w:r w:rsidRPr="002E1AE4">
        <w:rPr>
          <w:rFonts w:ascii="Open Sans" w:hAnsi="Open Sans" w:cs="Open Sans"/>
          <w:bCs/>
          <w:sz w:val="18"/>
          <w:szCs w:val="18"/>
        </w:rPr>
        <w:t>:</w:t>
      </w:r>
    </w:p>
    <w:p w14:paraId="70652DC4" w14:textId="77777777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настроить и использовать стандартный функционал по делегированию полномочий 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>Ответственн</w:t>
      </w:r>
      <w:r>
        <w:rPr>
          <w:rFonts w:ascii="Open Sans" w:hAnsi="Open Sans" w:cs="Open Sans"/>
          <w:bCs/>
          <w:sz w:val="18"/>
          <w:szCs w:val="18"/>
          <w:lang w:val="ru-RU"/>
        </w:rPr>
        <w:t>ого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 xml:space="preserve"> за управление SoD-рисками в бизнес-процессе</w:t>
      </w:r>
      <w:r w:rsidRPr="00B76D93" w:rsidDel="00B76D93">
        <w:rPr>
          <w:rFonts w:ascii="Open Sans" w:hAnsi="Open Sans" w:cs="Open Sans"/>
          <w:bCs/>
          <w:sz w:val="18"/>
          <w:szCs w:val="18"/>
          <w:lang w:val="ru-RU"/>
        </w:rPr>
        <w:t xml:space="preserve"> 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/ Линейного руководителя пользователя по согласованию заявки на доступ. В этом случае сотрудник, которому были делегированы полномочия 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>Ответственн</w:t>
      </w:r>
      <w:r>
        <w:rPr>
          <w:rFonts w:ascii="Open Sans" w:hAnsi="Open Sans" w:cs="Open Sans"/>
          <w:bCs/>
          <w:sz w:val="18"/>
          <w:szCs w:val="18"/>
          <w:lang w:val="ru-RU"/>
        </w:rPr>
        <w:t>ого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 xml:space="preserve"> за управление </w:t>
      </w:r>
      <w:r>
        <w:rPr>
          <w:rFonts w:ascii="Open Sans" w:hAnsi="Open Sans" w:cs="Open Sans"/>
          <w:bCs/>
          <w:sz w:val="18"/>
          <w:szCs w:val="18"/>
        </w:rPr>
        <w:t>SoD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 / Линейного руководителя пользователя, также становится получателем заявок на согласование и имеет возможность обработать заявку на шаге 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>Ответственн</w:t>
      </w:r>
      <w:r>
        <w:rPr>
          <w:rFonts w:ascii="Open Sans" w:hAnsi="Open Sans" w:cs="Open Sans"/>
          <w:bCs/>
          <w:sz w:val="18"/>
          <w:szCs w:val="18"/>
          <w:lang w:val="ru-RU"/>
        </w:rPr>
        <w:t>ого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 xml:space="preserve"> за управление SoD-рисками в бизнес-процессе</w:t>
      </w:r>
      <w:r w:rsidRPr="00B76D93" w:rsidDel="00B76D93">
        <w:rPr>
          <w:rFonts w:ascii="Open Sans" w:hAnsi="Open Sans" w:cs="Open Sans"/>
          <w:bCs/>
          <w:sz w:val="18"/>
          <w:szCs w:val="18"/>
          <w:lang w:val="ru-RU"/>
        </w:rPr>
        <w:t xml:space="preserve"> 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>/ Линейного руководителя пользователя.</w:t>
      </w:r>
    </w:p>
    <w:p w14:paraId="7499B3E8" w14:textId="2287D3B1" w:rsidR="005E6D2A" w:rsidRPr="002E1AE4" w:rsidRDefault="005E6D2A" w:rsidP="005E6D2A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отключить стандартный функционал по назначению</w:t>
      </w:r>
      <w:r w:rsidR="00CD3581">
        <w:rPr>
          <w:rFonts w:ascii="Open Sans" w:hAnsi="Open Sans" w:cs="Open Sans"/>
          <w:bCs/>
          <w:sz w:val="18"/>
          <w:szCs w:val="18"/>
          <w:lang w:val="ru-RU"/>
        </w:rPr>
        <w:t xml:space="preserve"> формальных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 ККП во избежание путаницы в необходимых для заполнения полях со стороны 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>Ответственн</w:t>
      </w:r>
      <w:r>
        <w:rPr>
          <w:rFonts w:ascii="Open Sans" w:hAnsi="Open Sans" w:cs="Open Sans"/>
          <w:bCs/>
          <w:sz w:val="18"/>
          <w:szCs w:val="18"/>
          <w:lang w:val="ru-RU"/>
        </w:rPr>
        <w:t>ых</w:t>
      </w:r>
      <w:r w:rsidRPr="00B76D93">
        <w:rPr>
          <w:rFonts w:ascii="Open Sans" w:hAnsi="Open Sans" w:cs="Open Sans"/>
          <w:bCs/>
          <w:sz w:val="18"/>
          <w:szCs w:val="18"/>
          <w:lang w:val="ru-RU"/>
        </w:rPr>
        <w:t xml:space="preserve"> за управление SoD-рисками в бизнес-процессе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>.</w:t>
      </w:r>
    </w:p>
    <w:p w14:paraId="4797C74A" w14:textId="77777777" w:rsidR="005E6D2A" w:rsidRPr="00180E45" w:rsidRDefault="005E6D2A" w:rsidP="005E6D2A">
      <w:pPr>
        <w:pStyle w:val="2"/>
        <w:numPr>
          <w:ilvl w:val="1"/>
          <w:numId w:val="47"/>
        </w:numPr>
        <w:tabs>
          <w:tab w:val="clear" w:pos="720"/>
          <w:tab w:val="clear" w:pos="792"/>
          <w:tab w:val="num" w:pos="567"/>
        </w:tabs>
        <w:ind w:left="851" w:hanging="792"/>
      </w:pPr>
      <w:r w:rsidRPr="00A32563">
        <w:t>Доработка функционала</w:t>
      </w:r>
    </w:p>
    <w:p w14:paraId="08B799E3" w14:textId="49D68C00" w:rsidR="00CD3581" w:rsidRPr="004D43C6" w:rsidRDefault="00CD3581" w:rsidP="000C7FE9">
      <w:pPr>
        <w:spacing w:after="120"/>
        <w:ind w:left="0"/>
        <w:rPr>
          <w:ins w:id="197" w:author="Kanashina, Aleksandra" w:date="2026-06-22T17:12:00Z"/>
          <w:rFonts w:ascii="Open Sans" w:hAnsi="Open Sans" w:cs="Open Sans"/>
          <w:bCs/>
          <w:sz w:val="18"/>
          <w:szCs w:val="18"/>
        </w:rPr>
      </w:pPr>
      <w:r>
        <w:rPr>
          <w:b/>
        </w:rPr>
        <w:t>1</w:t>
      </w:r>
      <w:r w:rsidR="005E6D2A" w:rsidRPr="00A32563">
        <w:rPr>
          <w:b/>
        </w:rPr>
        <w:t>.3.1</w:t>
      </w:r>
      <w:r w:rsidR="000C7FE9" w:rsidRPr="000C7FE9">
        <w:rPr>
          <w:rFonts w:ascii="Open Sans" w:hAnsi="Open Sans" w:cs="Open Sans"/>
          <w:bCs/>
          <w:sz w:val="18"/>
          <w:szCs w:val="18"/>
        </w:rPr>
        <w:t xml:space="preserve"> </w:t>
      </w:r>
      <w:ins w:id="198" w:author="Kanashina, Aleksandra" w:date="2026-06-22T17:31:00Z">
        <w:r w:rsidR="004D43C6">
          <w:rPr>
            <w:b/>
          </w:rPr>
          <w:t xml:space="preserve">Маршрутизация заявок на доступ с </w:t>
        </w:r>
        <w:r w:rsidR="004D43C6">
          <w:rPr>
            <w:b/>
            <w:lang w:val="en-US"/>
          </w:rPr>
          <w:t>SoD</w:t>
        </w:r>
        <w:r w:rsidR="004D43C6">
          <w:rPr>
            <w:b/>
          </w:rPr>
          <w:t>-рисками на Владельцев риска</w:t>
        </w:r>
      </w:ins>
    </w:p>
    <w:p w14:paraId="29932463" w14:textId="3E8AB8C5" w:rsidR="00CD3581" w:rsidRPr="000E03DC" w:rsidRDefault="00CD3581" w:rsidP="000C7FE9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ins w:id="199" w:author="Kanashina, Aleksandra" w:date="2026-06-22T17:12:00Z">
        <w:r>
          <w:rPr>
            <w:rFonts w:ascii="Open Sans" w:hAnsi="Open Sans" w:cs="Open Sans"/>
            <w:bCs/>
            <w:sz w:val="18"/>
            <w:szCs w:val="18"/>
          </w:rPr>
          <w:t>Для включения Ответственны</w:t>
        </w:r>
      </w:ins>
      <w:ins w:id="200" w:author="Kanashina, Aleksandra" w:date="2026-06-22T17:13:00Z">
        <w:r>
          <w:rPr>
            <w:rFonts w:ascii="Open Sans" w:hAnsi="Open Sans" w:cs="Open Sans"/>
            <w:bCs/>
            <w:sz w:val="18"/>
            <w:szCs w:val="18"/>
          </w:rPr>
          <w:t xml:space="preserve">х за управление </w:t>
        </w:r>
        <w:r>
          <w:rPr>
            <w:rFonts w:ascii="Open Sans" w:hAnsi="Open Sans" w:cs="Open Sans"/>
            <w:bCs/>
            <w:sz w:val="18"/>
            <w:szCs w:val="18"/>
            <w:lang w:val="en-US"/>
          </w:rPr>
          <w:t>SoD</w:t>
        </w:r>
        <w:r>
          <w:rPr>
            <w:rFonts w:ascii="Open Sans" w:hAnsi="Open Sans" w:cs="Open Sans"/>
            <w:bCs/>
            <w:sz w:val="18"/>
            <w:szCs w:val="18"/>
          </w:rPr>
          <w:t xml:space="preserve">-рисками в бизнес-процессе </w:t>
        </w:r>
      </w:ins>
      <w:ins w:id="201" w:author="Kanashina, Aleksandra" w:date="2026-06-22T17:12:00Z">
        <w:r>
          <w:rPr>
            <w:rFonts w:ascii="Open Sans" w:hAnsi="Open Sans" w:cs="Open Sans"/>
            <w:bCs/>
            <w:sz w:val="18"/>
            <w:szCs w:val="18"/>
          </w:rPr>
          <w:t>в п</w:t>
        </w:r>
      </w:ins>
      <w:ins w:id="202" w:author="Kanashina, Aleksandra" w:date="2026-06-22T17:13:00Z">
        <w:r>
          <w:rPr>
            <w:rFonts w:ascii="Open Sans" w:hAnsi="Open Sans" w:cs="Open Sans"/>
            <w:bCs/>
            <w:sz w:val="18"/>
            <w:szCs w:val="18"/>
          </w:rPr>
          <w:t>одп</w:t>
        </w:r>
      </w:ins>
      <w:ins w:id="203" w:author="Kanashina, Aleksandra" w:date="2026-06-22T17:12:00Z">
        <w:r>
          <w:rPr>
            <w:rFonts w:ascii="Open Sans" w:hAnsi="Open Sans" w:cs="Open Sans"/>
            <w:bCs/>
            <w:sz w:val="18"/>
            <w:szCs w:val="18"/>
          </w:rPr>
          <w:t>роцесс контроля рисков конфликтов полномочий на уровне пользователей</w:t>
        </w:r>
      </w:ins>
      <w:ins w:id="204" w:author="Kanashina, Aleksandra" w:date="2026-06-22T17:13:00Z">
        <w:r>
          <w:rPr>
            <w:rFonts w:ascii="Open Sans" w:hAnsi="Open Sans" w:cs="Open Sans"/>
            <w:bCs/>
            <w:sz w:val="18"/>
            <w:szCs w:val="18"/>
          </w:rPr>
          <w:t xml:space="preserve"> при предоставлении / изменении доступа </w:t>
        </w:r>
        <w:r w:rsidR="004968E1">
          <w:rPr>
            <w:rFonts w:ascii="Open Sans" w:hAnsi="Open Sans" w:cs="Open Sans"/>
            <w:bCs/>
            <w:sz w:val="18"/>
            <w:szCs w:val="18"/>
          </w:rPr>
          <w:t>по заявке пользователя необходимо рассмотреть во</w:t>
        </w:r>
        <w:r w:rsidR="000E03DC">
          <w:rPr>
            <w:rFonts w:ascii="Open Sans" w:hAnsi="Open Sans" w:cs="Open Sans"/>
            <w:bCs/>
            <w:sz w:val="18"/>
            <w:szCs w:val="18"/>
          </w:rPr>
          <w:t>зможность доработки функционал</w:t>
        </w:r>
      </w:ins>
      <w:ins w:id="205" w:author="Kanashina, Aleksandra" w:date="2026-06-23T10:43:00Z">
        <w:r w:rsidR="000E03DC">
          <w:rPr>
            <w:rFonts w:ascii="Open Sans" w:hAnsi="Open Sans" w:cs="Open Sans"/>
            <w:bCs/>
            <w:sz w:val="18"/>
            <w:szCs w:val="18"/>
          </w:rPr>
          <w:t>а ТОРГ</w:t>
        </w:r>
        <w:r w:rsidR="000E03DC" w:rsidRPr="000E03DC">
          <w:rPr>
            <w:rFonts w:ascii="Open Sans" w:hAnsi="Open Sans" w:cs="Open Sans"/>
            <w:bCs/>
            <w:sz w:val="18"/>
            <w:szCs w:val="18"/>
          </w:rPr>
          <w:t xml:space="preserve"> </w:t>
        </w:r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GR</w:t>
        </w:r>
      </w:ins>
      <w:ins w:id="206" w:author="Kanashina, Aleksandra" w:date="2026-06-23T10:44:00Z"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C</w:t>
        </w:r>
        <w:r w:rsidR="000E03DC" w:rsidRPr="000E03DC">
          <w:rPr>
            <w:rFonts w:ascii="Open Sans" w:hAnsi="Open Sans" w:cs="Open Sans"/>
            <w:bCs/>
            <w:sz w:val="18"/>
            <w:szCs w:val="18"/>
          </w:rPr>
          <w:t xml:space="preserve"> </w:t>
        </w:r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AC</w:t>
        </w:r>
        <w:r w:rsidR="000E03DC" w:rsidRPr="000E03DC">
          <w:rPr>
            <w:rFonts w:ascii="Open Sans" w:hAnsi="Open Sans" w:cs="Open Sans"/>
            <w:bCs/>
            <w:sz w:val="18"/>
            <w:szCs w:val="18"/>
          </w:rPr>
          <w:t xml:space="preserve"> </w:t>
        </w:r>
      </w:ins>
      <w:ins w:id="207" w:author="Kanashina, Aleksandra" w:date="2026-06-23T10:47:00Z">
        <w:r w:rsidR="008337C7">
          <w:rPr>
            <w:rFonts w:ascii="Open Sans" w:hAnsi="Open Sans" w:cs="Open Sans"/>
            <w:bCs/>
            <w:sz w:val="18"/>
            <w:szCs w:val="18"/>
          </w:rPr>
          <w:t>и АСУД</w:t>
        </w:r>
        <w:r w:rsidR="008337C7" w:rsidRPr="00254AA2">
          <w:rPr>
            <w:rFonts w:ascii="Open Sans" w:hAnsi="Open Sans" w:cs="Open Sans"/>
            <w:bCs/>
            <w:sz w:val="18"/>
            <w:szCs w:val="18"/>
          </w:rPr>
          <w:t xml:space="preserve"> </w:t>
        </w:r>
        <w:r w:rsidR="008337C7">
          <w:rPr>
            <w:rFonts w:ascii="Open Sans" w:hAnsi="Open Sans" w:cs="Open Sans"/>
            <w:bCs/>
            <w:sz w:val="18"/>
            <w:szCs w:val="18"/>
            <w:lang w:val="en-US"/>
          </w:rPr>
          <w:t>One</w:t>
        </w:r>
        <w:r w:rsidR="008337C7" w:rsidRPr="00254AA2">
          <w:rPr>
            <w:rFonts w:ascii="Open Sans" w:hAnsi="Open Sans" w:cs="Open Sans"/>
            <w:bCs/>
            <w:sz w:val="18"/>
            <w:szCs w:val="18"/>
          </w:rPr>
          <w:t xml:space="preserve"> </w:t>
        </w:r>
        <w:r w:rsidR="008337C7">
          <w:rPr>
            <w:rFonts w:ascii="Open Sans" w:hAnsi="Open Sans" w:cs="Open Sans"/>
            <w:bCs/>
            <w:sz w:val="18"/>
            <w:szCs w:val="18"/>
            <w:lang w:val="en-US"/>
          </w:rPr>
          <w:t>Identity</w:t>
        </w:r>
        <w:r w:rsidR="008337C7">
          <w:rPr>
            <w:rFonts w:ascii="Open Sans" w:hAnsi="Open Sans" w:cs="Open Sans"/>
            <w:bCs/>
            <w:sz w:val="18"/>
            <w:szCs w:val="18"/>
          </w:rPr>
          <w:t xml:space="preserve"> </w:t>
        </w:r>
      </w:ins>
      <w:ins w:id="208" w:author="Kanashina, Aleksandra" w:date="2026-06-22T17:13:00Z">
        <w:r w:rsidR="004968E1">
          <w:rPr>
            <w:rFonts w:ascii="Open Sans" w:hAnsi="Open Sans" w:cs="Open Sans"/>
            <w:bCs/>
            <w:sz w:val="18"/>
            <w:szCs w:val="18"/>
          </w:rPr>
          <w:t xml:space="preserve">таким образом, чтобы </w:t>
        </w:r>
      </w:ins>
      <w:ins w:id="209" w:author="Kanashina, Aleksandra" w:date="2026-06-23T10:44:00Z">
        <w:r w:rsidR="000E03DC">
          <w:rPr>
            <w:rFonts w:ascii="Open Sans" w:hAnsi="Open Sans" w:cs="Open Sans"/>
            <w:bCs/>
            <w:sz w:val="18"/>
            <w:szCs w:val="18"/>
          </w:rPr>
          <w:t xml:space="preserve">при выявлении риска конфликтов полномочий заявка после одобрения Линейным руководителем пользователя переходила бы на шаг одобрения </w:t>
        </w:r>
      </w:ins>
      <w:ins w:id="210" w:author="Kanashina, Aleksandra" w:date="2026-06-23T10:47:00Z">
        <w:r w:rsidR="008337C7">
          <w:rPr>
            <w:rFonts w:ascii="Open Sans" w:hAnsi="Open Sans" w:cs="Open Sans"/>
            <w:bCs/>
            <w:sz w:val="18"/>
            <w:szCs w:val="18"/>
          </w:rPr>
          <w:t xml:space="preserve">соответствующего </w:t>
        </w:r>
      </w:ins>
      <w:ins w:id="211" w:author="Kanashina, Aleksandra" w:date="2026-06-23T10:44:00Z">
        <w:r w:rsidR="000E03DC">
          <w:rPr>
            <w:rFonts w:ascii="Open Sans" w:hAnsi="Open Sans" w:cs="Open Sans"/>
            <w:bCs/>
            <w:sz w:val="18"/>
            <w:szCs w:val="18"/>
          </w:rPr>
          <w:t xml:space="preserve">Ответственного за управление </w:t>
        </w:r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S</w:t>
        </w:r>
      </w:ins>
      <w:ins w:id="212" w:author="Kanashina, Aleksandra" w:date="2026-06-23T10:45:00Z"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oD</w:t>
        </w:r>
        <w:r w:rsidR="000E03DC">
          <w:rPr>
            <w:rFonts w:ascii="Open Sans" w:hAnsi="Open Sans" w:cs="Open Sans"/>
            <w:bCs/>
            <w:sz w:val="18"/>
            <w:szCs w:val="18"/>
          </w:rPr>
          <w:t xml:space="preserve">-рисками в бизнес-процессе. </w:t>
        </w:r>
      </w:ins>
      <w:ins w:id="213" w:author="Kanashina, Aleksandra" w:date="2026-06-23T10:46:00Z">
        <w:r w:rsidR="000E03DC">
          <w:rPr>
            <w:rFonts w:ascii="Open Sans" w:hAnsi="Open Sans" w:cs="Open Sans"/>
            <w:bCs/>
            <w:sz w:val="18"/>
            <w:szCs w:val="18"/>
          </w:rPr>
          <w:t xml:space="preserve">Ответственный за управление </w:t>
        </w:r>
        <w:r w:rsidR="000E03DC">
          <w:rPr>
            <w:rFonts w:ascii="Open Sans" w:hAnsi="Open Sans" w:cs="Open Sans"/>
            <w:bCs/>
            <w:sz w:val="18"/>
            <w:szCs w:val="18"/>
            <w:lang w:val="en-US"/>
          </w:rPr>
          <w:t>SoD</w:t>
        </w:r>
        <w:r w:rsidR="000E03DC">
          <w:rPr>
            <w:rFonts w:ascii="Open Sans" w:hAnsi="Open Sans" w:cs="Open Sans"/>
            <w:bCs/>
            <w:sz w:val="18"/>
            <w:szCs w:val="18"/>
          </w:rPr>
          <w:t>-рисками в бизнес-процессе</w:t>
        </w:r>
        <w:r w:rsidR="000E03DC" w:rsidRPr="002E1AE4">
          <w:rPr>
            <w:rFonts w:ascii="Open Sans" w:hAnsi="Open Sans" w:cs="Open Sans"/>
            <w:bCs/>
            <w:sz w:val="18"/>
            <w:szCs w:val="18"/>
          </w:rPr>
          <w:t xml:space="preserve"> указан для каждого риска в справочнике «Риски доступа»</w:t>
        </w:r>
        <w:r w:rsidR="000E03DC">
          <w:rPr>
            <w:rFonts w:ascii="Open Sans" w:hAnsi="Open Sans" w:cs="Open Sans"/>
            <w:bCs/>
            <w:sz w:val="18"/>
            <w:szCs w:val="18"/>
          </w:rPr>
          <w:t xml:space="preserve"> как Владелец риска конфликтов полномочий</w:t>
        </w:r>
        <w:r w:rsidR="000E03DC" w:rsidRPr="002E1AE4">
          <w:rPr>
            <w:rFonts w:ascii="Open Sans" w:hAnsi="Open Sans" w:cs="Open Sans"/>
            <w:bCs/>
            <w:sz w:val="18"/>
            <w:szCs w:val="18"/>
          </w:rPr>
          <w:t>.</w:t>
        </w:r>
      </w:ins>
    </w:p>
    <w:p w14:paraId="4E0D7E2F" w14:textId="6A9245A7" w:rsidR="004D43C6" w:rsidRDefault="004D43C6" w:rsidP="004D43C6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>
        <w:rPr>
          <w:b/>
        </w:rPr>
        <w:t>1</w:t>
      </w:r>
      <w:r w:rsidRPr="00A32563">
        <w:rPr>
          <w:b/>
        </w:rPr>
        <w:t>.3.</w:t>
      </w:r>
      <w:r>
        <w:rPr>
          <w:b/>
        </w:rPr>
        <w:t>2</w:t>
      </w:r>
      <w:r w:rsidRPr="000C7FE9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b/>
        </w:rPr>
        <w:t>Отчет для выявления сниженных рисков на уровне пользователей</w:t>
      </w:r>
    </w:p>
    <w:p w14:paraId="2A9744DE" w14:textId="242CEA69" w:rsidR="000C7FE9" w:rsidRPr="002E1AE4" w:rsidRDefault="000C7FE9" w:rsidP="000C7FE9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>Дополнительно рекомендуе</w:t>
      </w:r>
      <w:r>
        <w:rPr>
          <w:rFonts w:ascii="Open Sans" w:hAnsi="Open Sans" w:cs="Open Sans"/>
          <w:bCs/>
          <w:sz w:val="18"/>
          <w:szCs w:val="18"/>
        </w:rPr>
        <w:t>тся</w:t>
      </w:r>
      <w:r w:rsidRPr="002E1AE4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</w:rPr>
        <w:t xml:space="preserve">рассмотреть возможность и целесообразность </w:t>
      </w:r>
      <w:r w:rsidR="004D43C6">
        <w:rPr>
          <w:rFonts w:ascii="Open Sans" w:hAnsi="Open Sans" w:cs="Open Sans"/>
          <w:bCs/>
          <w:sz w:val="18"/>
          <w:szCs w:val="18"/>
        </w:rPr>
        <w:t xml:space="preserve">разработки </w:t>
      </w:r>
      <w:r w:rsidR="004D43C6" w:rsidRPr="002E1AE4">
        <w:rPr>
          <w:rFonts w:ascii="Open Sans" w:hAnsi="Open Sans" w:cs="Open Sans"/>
          <w:bCs/>
          <w:sz w:val="18"/>
          <w:szCs w:val="18"/>
        </w:rPr>
        <w:t>нестандартн</w:t>
      </w:r>
      <w:r w:rsidR="004D43C6">
        <w:rPr>
          <w:rFonts w:ascii="Open Sans" w:hAnsi="Open Sans" w:cs="Open Sans"/>
          <w:bCs/>
          <w:sz w:val="18"/>
          <w:szCs w:val="18"/>
        </w:rPr>
        <w:t>ого</w:t>
      </w:r>
      <w:r w:rsidR="004D43C6" w:rsidRPr="002E1AE4">
        <w:rPr>
          <w:rFonts w:ascii="Open Sans" w:hAnsi="Open Sans" w:cs="Open Sans"/>
          <w:bCs/>
          <w:sz w:val="18"/>
          <w:szCs w:val="18"/>
        </w:rPr>
        <w:t xml:space="preserve"> </w:t>
      </w:r>
      <w:r w:rsidRPr="002E1AE4">
        <w:rPr>
          <w:rFonts w:ascii="Open Sans" w:hAnsi="Open Sans" w:cs="Open Sans"/>
          <w:bCs/>
          <w:sz w:val="18"/>
          <w:szCs w:val="18"/>
        </w:rPr>
        <w:t>отчет</w:t>
      </w:r>
      <w:r w:rsidR="004D43C6">
        <w:rPr>
          <w:rFonts w:ascii="Open Sans" w:hAnsi="Open Sans" w:cs="Open Sans"/>
          <w:bCs/>
          <w:sz w:val="18"/>
          <w:szCs w:val="18"/>
        </w:rPr>
        <w:t>а</w:t>
      </w:r>
      <w:r w:rsidRPr="002E1AE4">
        <w:rPr>
          <w:rFonts w:ascii="Open Sans" w:hAnsi="Open Sans" w:cs="Open Sans"/>
          <w:bCs/>
          <w:sz w:val="18"/>
          <w:szCs w:val="18"/>
        </w:rPr>
        <w:t xml:space="preserve"> / </w:t>
      </w:r>
      <w:r w:rsidR="004D43C6">
        <w:rPr>
          <w:rFonts w:ascii="Open Sans" w:hAnsi="Open Sans" w:cs="Open Sans"/>
          <w:bCs/>
          <w:sz w:val="18"/>
          <w:szCs w:val="18"/>
        </w:rPr>
        <w:t>доработки</w:t>
      </w:r>
      <w:r w:rsidR="004D43C6" w:rsidRPr="002E1AE4">
        <w:rPr>
          <w:rFonts w:ascii="Open Sans" w:hAnsi="Open Sans" w:cs="Open Sans"/>
          <w:bCs/>
          <w:sz w:val="18"/>
          <w:szCs w:val="18"/>
        </w:rPr>
        <w:t xml:space="preserve"> </w:t>
      </w:r>
      <w:r w:rsidRPr="002E1AE4">
        <w:rPr>
          <w:rFonts w:ascii="Open Sans" w:hAnsi="Open Sans" w:cs="Open Sans"/>
          <w:bCs/>
          <w:sz w:val="18"/>
          <w:szCs w:val="18"/>
        </w:rPr>
        <w:t>стандартн</w:t>
      </w:r>
      <w:r w:rsidR="004D43C6">
        <w:rPr>
          <w:rFonts w:ascii="Open Sans" w:hAnsi="Open Sans" w:cs="Open Sans"/>
          <w:bCs/>
          <w:sz w:val="18"/>
          <w:szCs w:val="18"/>
        </w:rPr>
        <w:t>ого</w:t>
      </w:r>
      <w:r w:rsidRPr="002E1AE4">
        <w:rPr>
          <w:rFonts w:ascii="Open Sans" w:hAnsi="Open Sans" w:cs="Open Sans"/>
          <w:bCs/>
          <w:sz w:val="18"/>
          <w:szCs w:val="18"/>
        </w:rPr>
        <w:t xml:space="preserve"> отчет</w:t>
      </w:r>
      <w:r w:rsidR="004D43C6">
        <w:rPr>
          <w:rFonts w:ascii="Open Sans" w:hAnsi="Open Sans" w:cs="Open Sans"/>
          <w:bCs/>
          <w:sz w:val="18"/>
          <w:szCs w:val="18"/>
        </w:rPr>
        <w:t>а</w:t>
      </w:r>
      <w:r w:rsidRPr="002E1AE4">
        <w:rPr>
          <w:rFonts w:ascii="Open Sans" w:hAnsi="Open Sans" w:cs="Open Sans"/>
          <w:bCs/>
          <w:sz w:val="18"/>
          <w:szCs w:val="18"/>
        </w:rPr>
        <w:t xml:space="preserve"> «Анализ риска (уровень пользователя)» в ТОРГ GRC AC</w:t>
      </w:r>
      <w:r w:rsidRPr="00254AA2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</w:rPr>
        <w:t>и АСУД</w:t>
      </w:r>
      <w:r w:rsidRPr="00254AA2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  <w:lang w:val="en-US"/>
        </w:rPr>
        <w:t>One</w:t>
      </w:r>
      <w:r w:rsidRPr="00254AA2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  <w:lang w:val="en-US"/>
        </w:rPr>
        <w:t>Identity</w:t>
      </w:r>
      <w:r w:rsidRPr="002E1AE4">
        <w:rPr>
          <w:rFonts w:ascii="Open Sans" w:hAnsi="Open Sans" w:cs="Open Sans"/>
          <w:bCs/>
          <w:sz w:val="18"/>
          <w:szCs w:val="18"/>
        </w:rPr>
        <w:t xml:space="preserve"> для проведения периодического массового мониторинга присвоений конфликтных ролей пользователям</w:t>
      </w:r>
      <w:r>
        <w:rPr>
          <w:rFonts w:ascii="Open Sans" w:hAnsi="Open Sans" w:cs="Open Sans"/>
          <w:bCs/>
          <w:sz w:val="18"/>
          <w:szCs w:val="18"/>
        </w:rPr>
        <w:t>, который позволит выводить результаты анализа рисков, информацию о мерах снижения риска, внесенных в виде комментария (стандартные отчеты данную информацию не выводят)</w:t>
      </w:r>
      <w:r w:rsidRPr="002E1AE4">
        <w:rPr>
          <w:rFonts w:ascii="Open Sans" w:hAnsi="Open Sans" w:cs="Open Sans"/>
          <w:bCs/>
          <w:sz w:val="18"/>
          <w:szCs w:val="18"/>
        </w:rPr>
        <w:t>. В отчете должны быть доступны следующие поля:</w:t>
      </w:r>
    </w:p>
    <w:p w14:paraId="0839C1A2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ID заявки на предоставление / изменение доступа;</w:t>
      </w:r>
    </w:p>
    <w:p w14:paraId="2AC6142F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ID / описание риска конфликтов полномочий;</w:t>
      </w:r>
    </w:p>
    <w:p w14:paraId="0C01089F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Перечень конфликтующих ролей и полномочий;</w:t>
      </w:r>
    </w:p>
    <w:p w14:paraId="1EB4826C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Пользователь;</w:t>
      </w:r>
    </w:p>
    <w:p w14:paraId="0DFC27BA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подразделение Пользователя;</w:t>
      </w:r>
    </w:p>
    <w:p w14:paraId="1D8CD0C8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заполненное Линейным руководителем поле «Комментарий»;</w:t>
      </w:r>
    </w:p>
    <w:p w14:paraId="3E3243B3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заполненное </w:t>
      </w:r>
      <w:r>
        <w:rPr>
          <w:rFonts w:ascii="Open Sans" w:hAnsi="Open Sans" w:cs="Open Sans"/>
          <w:bCs/>
          <w:sz w:val="18"/>
          <w:szCs w:val="18"/>
          <w:lang w:val="ru-RU"/>
        </w:rPr>
        <w:t xml:space="preserve">Ответственным за управление </w:t>
      </w:r>
      <w:r>
        <w:rPr>
          <w:rFonts w:ascii="Open Sans" w:hAnsi="Open Sans" w:cs="Open Sans"/>
          <w:bCs/>
          <w:sz w:val="18"/>
          <w:szCs w:val="18"/>
        </w:rPr>
        <w:t>SoD</w:t>
      </w:r>
      <w:r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Pr="002E1AE4" w:rsidDel="002D1793">
        <w:rPr>
          <w:rFonts w:ascii="Open Sans" w:hAnsi="Open Sans" w:cs="Open Sans"/>
          <w:bCs/>
          <w:sz w:val="18"/>
          <w:szCs w:val="18"/>
          <w:lang w:val="ru-RU"/>
        </w:rPr>
        <w:t xml:space="preserve"> 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>поле «Комментарий»;</w:t>
      </w:r>
    </w:p>
    <w:p w14:paraId="295C08F7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Инициатора заявки;</w:t>
      </w:r>
    </w:p>
    <w:p w14:paraId="4AD0A487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>фактический исполнитель шага Линейного руководителя;</w:t>
      </w:r>
    </w:p>
    <w:p w14:paraId="41449CBE" w14:textId="77777777" w:rsidR="000C7FE9" w:rsidRPr="002E1AE4" w:rsidRDefault="000C7FE9" w:rsidP="000C7FE9">
      <w:pPr>
        <w:pStyle w:val="af2"/>
        <w:numPr>
          <w:ilvl w:val="0"/>
          <w:numId w:val="10"/>
        </w:numPr>
        <w:spacing w:after="120"/>
        <w:rPr>
          <w:rFonts w:ascii="Open Sans" w:hAnsi="Open Sans" w:cs="Open Sans"/>
          <w:bCs/>
          <w:sz w:val="18"/>
          <w:szCs w:val="18"/>
          <w:lang w:val="ru-RU"/>
        </w:rPr>
      </w:pPr>
      <w:r w:rsidRPr="002E1AE4">
        <w:rPr>
          <w:rFonts w:ascii="Open Sans" w:hAnsi="Open Sans" w:cs="Open Sans"/>
          <w:bCs/>
          <w:sz w:val="18"/>
          <w:szCs w:val="18"/>
          <w:lang w:val="ru-RU"/>
        </w:rPr>
        <w:t xml:space="preserve">фактический исполнитель шага </w:t>
      </w:r>
      <w:r>
        <w:rPr>
          <w:rFonts w:ascii="Open Sans" w:hAnsi="Open Sans" w:cs="Open Sans"/>
          <w:bCs/>
          <w:sz w:val="18"/>
          <w:szCs w:val="18"/>
          <w:lang w:val="ru-RU"/>
        </w:rPr>
        <w:t xml:space="preserve">Ответственного за управление </w:t>
      </w:r>
      <w:r>
        <w:rPr>
          <w:rFonts w:ascii="Open Sans" w:hAnsi="Open Sans" w:cs="Open Sans"/>
          <w:bCs/>
          <w:sz w:val="18"/>
          <w:szCs w:val="18"/>
        </w:rPr>
        <w:t>SoD</w:t>
      </w:r>
      <w:r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Pr="002E1AE4">
        <w:rPr>
          <w:rFonts w:ascii="Open Sans" w:hAnsi="Open Sans" w:cs="Open Sans"/>
          <w:bCs/>
          <w:sz w:val="18"/>
          <w:szCs w:val="18"/>
          <w:lang w:val="ru-RU"/>
        </w:rPr>
        <w:t>.</w:t>
      </w:r>
    </w:p>
    <w:p w14:paraId="003E0CBA" w14:textId="77777777" w:rsidR="000C7FE9" w:rsidRPr="002E1AE4" w:rsidRDefault="000C7FE9" w:rsidP="000C7FE9">
      <w:pPr>
        <w:spacing w:after="120"/>
        <w:ind w:left="0"/>
        <w:rPr>
          <w:rFonts w:ascii="Open Sans" w:hAnsi="Open Sans" w:cs="Open Sans"/>
          <w:bCs/>
          <w:sz w:val="18"/>
          <w:szCs w:val="18"/>
        </w:rPr>
      </w:pPr>
      <w:r w:rsidRPr="002E1AE4">
        <w:rPr>
          <w:rFonts w:ascii="Open Sans" w:hAnsi="Open Sans" w:cs="Open Sans"/>
          <w:bCs/>
          <w:sz w:val="18"/>
          <w:szCs w:val="18"/>
        </w:rPr>
        <w:t>Трудозатраты на разработку отчета</w:t>
      </w:r>
      <w:r w:rsidRPr="00254AA2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</w:rPr>
        <w:t xml:space="preserve">для ТОРГ </w:t>
      </w:r>
      <w:r>
        <w:rPr>
          <w:rFonts w:ascii="Open Sans" w:hAnsi="Open Sans" w:cs="Open Sans"/>
          <w:bCs/>
          <w:sz w:val="18"/>
          <w:szCs w:val="18"/>
          <w:lang w:val="en-US"/>
        </w:rPr>
        <w:t>GRC</w:t>
      </w:r>
      <w:r w:rsidRPr="00254AA2">
        <w:rPr>
          <w:rFonts w:ascii="Open Sans" w:hAnsi="Open Sans" w:cs="Open Sans"/>
          <w:bCs/>
          <w:sz w:val="18"/>
          <w:szCs w:val="18"/>
        </w:rPr>
        <w:t xml:space="preserve"> </w:t>
      </w:r>
      <w:r>
        <w:rPr>
          <w:rFonts w:ascii="Open Sans" w:hAnsi="Open Sans" w:cs="Open Sans"/>
          <w:bCs/>
          <w:sz w:val="18"/>
          <w:szCs w:val="18"/>
          <w:lang w:val="en-US"/>
        </w:rPr>
        <w:t>AC</w:t>
      </w:r>
      <w:r w:rsidRPr="002E1AE4">
        <w:rPr>
          <w:rFonts w:ascii="Open Sans" w:hAnsi="Open Sans" w:cs="Open Sans"/>
          <w:bCs/>
          <w:sz w:val="18"/>
          <w:szCs w:val="18"/>
        </w:rPr>
        <w:t>, сформированные исходя из нашего опыта реализации аналогичных отчетов, составляют: 15 ч/д – консультант, 10 ч/д – разработчик.</w:t>
      </w:r>
    </w:p>
    <w:p w14:paraId="24C52D0A" w14:textId="430F850F" w:rsidR="005E6D2A" w:rsidRPr="00180E45" w:rsidRDefault="004D43C6" w:rsidP="004D43C6">
      <w:pPr>
        <w:spacing w:after="120"/>
        <w:ind w:left="0"/>
      </w:pPr>
      <w:r>
        <w:rPr>
          <w:b/>
        </w:rPr>
        <w:lastRenderedPageBreak/>
        <w:t>1</w:t>
      </w:r>
      <w:r w:rsidRPr="00A32563">
        <w:rPr>
          <w:b/>
        </w:rPr>
        <w:t>.3.</w:t>
      </w:r>
      <w:r>
        <w:rPr>
          <w:b/>
        </w:rPr>
        <w:t>3</w:t>
      </w:r>
      <w:r w:rsidRPr="000C7FE9">
        <w:rPr>
          <w:rFonts w:ascii="Open Sans" w:hAnsi="Open Sans" w:cs="Open Sans"/>
          <w:bCs/>
          <w:sz w:val="18"/>
          <w:szCs w:val="18"/>
        </w:rPr>
        <w:t xml:space="preserve"> </w:t>
      </w:r>
      <w:r w:rsidR="005E6D2A" w:rsidRPr="00A32563">
        <w:rPr>
          <w:b/>
        </w:rPr>
        <w:t>Опция «Снизить риск» в рамках проведения мониторинга рисков конфликтов полномочий на уровне пользователей</w:t>
      </w:r>
    </w:p>
    <w:p w14:paraId="5820BE56" w14:textId="72EEC66B" w:rsidR="004D43C6" w:rsidRPr="004D43C6" w:rsidRDefault="004D43C6" w:rsidP="005E6D2A">
      <w:pPr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Также рекомендуется доработать опцию «Снизить риск» для указания компенсирующих мер в поле «Комментарий» для уже присвоенных конфликтов полномочий на уровне пользователей.</w:t>
      </w:r>
    </w:p>
    <w:p w14:paraId="3B5D933A" w14:textId="49979AF6" w:rsidR="005E6D2A" w:rsidRPr="002E1AE4" w:rsidRDefault="005E6D2A" w:rsidP="005E6D2A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2E1AE4">
        <w:rPr>
          <w:rFonts w:ascii="Open Sans" w:hAnsi="Open Sans" w:cs="Open Sans"/>
          <w:sz w:val="18"/>
          <w:szCs w:val="18"/>
        </w:rPr>
        <w:t xml:space="preserve">В случае, если по итогам проверки выявленных в рамках мониторинга конфликтов полномочий на уровне пользователей </w:t>
      </w:r>
      <w:r>
        <w:rPr>
          <w:rFonts w:ascii="Open Sans" w:hAnsi="Open Sans" w:cs="Open Sans"/>
          <w:bCs/>
          <w:sz w:val="18"/>
          <w:szCs w:val="18"/>
        </w:rPr>
        <w:t xml:space="preserve">Ответственный за управление </w:t>
      </w:r>
      <w:r>
        <w:rPr>
          <w:rFonts w:ascii="Open Sans" w:hAnsi="Open Sans" w:cs="Open Sans"/>
          <w:bCs/>
          <w:sz w:val="18"/>
          <w:szCs w:val="18"/>
          <w:lang w:val="en-US"/>
        </w:rPr>
        <w:t>SoD</w:t>
      </w:r>
      <w:r>
        <w:rPr>
          <w:rFonts w:ascii="Open Sans" w:hAnsi="Open Sans" w:cs="Open Sans"/>
          <w:bCs/>
          <w:sz w:val="18"/>
          <w:szCs w:val="18"/>
        </w:rPr>
        <w:t>-рисками в бизнес-процессе</w:t>
      </w:r>
      <w:r w:rsidRPr="002E1AE4" w:rsidDel="00B76D93">
        <w:rPr>
          <w:rFonts w:ascii="Open Sans" w:hAnsi="Open Sans" w:cs="Open Sans"/>
          <w:sz w:val="18"/>
          <w:szCs w:val="18"/>
        </w:rPr>
        <w:t xml:space="preserve"> </w:t>
      </w:r>
      <w:r w:rsidRPr="002E1AE4">
        <w:rPr>
          <w:rFonts w:ascii="Open Sans" w:hAnsi="Open Sans" w:cs="Open Sans"/>
          <w:sz w:val="18"/>
          <w:szCs w:val="18"/>
        </w:rPr>
        <w:t>принимает решение о необходимости анализируемого конфликтного присвоения, то он должен запус</w:t>
      </w:r>
      <w:r>
        <w:rPr>
          <w:rFonts w:ascii="Open Sans" w:hAnsi="Open Sans" w:cs="Open Sans"/>
          <w:sz w:val="18"/>
          <w:szCs w:val="18"/>
        </w:rPr>
        <w:t>тить</w:t>
      </w:r>
      <w:r w:rsidRPr="002E1AE4">
        <w:rPr>
          <w:rFonts w:ascii="Open Sans" w:hAnsi="Open Sans" w:cs="Open Sans"/>
          <w:sz w:val="18"/>
          <w:szCs w:val="18"/>
        </w:rPr>
        <w:t xml:space="preserve"> отчет «Анализ риска (уровень пользователя)», </w:t>
      </w:r>
      <w:r>
        <w:rPr>
          <w:rFonts w:ascii="Open Sans" w:hAnsi="Open Sans" w:cs="Open Sans"/>
          <w:sz w:val="18"/>
          <w:szCs w:val="18"/>
        </w:rPr>
        <w:t>найти</w:t>
      </w:r>
      <w:r w:rsidRPr="002E1AE4">
        <w:rPr>
          <w:rFonts w:ascii="Open Sans" w:hAnsi="Open Sans" w:cs="Open Sans"/>
          <w:sz w:val="18"/>
          <w:szCs w:val="18"/>
        </w:rPr>
        <w:t xml:space="preserve"> необходимый конфликт и через опцию «Снизить риск» </w:t>
      </w:r>
      <w:r>
        <w:rPr>
          <w:rFonts w:ascii="Open Sans" w:hAnsi="Open Sans" w:cs="Open Sans"/>
          <w:sz w:val="18"/>
          <w:szCs w:val="18"/>
        </w:rPr>
        <w:t>указать</w:t>
      </w:r>
      <w:r w:rsidRPr="002E1AE4">
        <w:rPr>
          <w:rFonts w:ascii="Open Sans" w:hAnsi="Open Sans" w:cs="Open Sans"/>
          <w:sz w:val="18"/>
          <w:szCs w:val="18"/>
        </w:rPr>
        <w:t xml:space="preserve"> обоснование и компенсирующие меры, </w:t>
      </w:r>
      <w:r>
        <w:rPr>
          <w:rFonts w:ascii="Open Sans" w:hAnsi="Open Sans" w:cs="Open Sans"/>
          <w:sz w:val="18"/>
          <w:szCs w:val="18"/>
        </w:rPr>
        <w:t>разработанные для данного конфликта полномочий для анализируемого пользователя</w:t>
      </w:r>
      <w:r w:rsidRPr="002E1AE4">
        <w:rPr>
          <w:rFonts w:ascii="Open Sans" w:hAnsi="Open Sans" w:cs="Open Sans"/>
          <w:sz w:val="18"/>
          <w:szCs w:val="18"/>
        </w:rPr>
        <w:t xml:space="preserve">. После загрузки данных в систему обоснование и компенсирующие меры для данного конфликтного присвоения будут доступны в отчете «Анализ риска (уровень пользователя) в поле «Комментарий» от </w:t>
      </w:r>
      <w:r w:rsidRPr="00B76D93">
        <w:rPr>
          <w:rFonts w:ascii="Open Sans" w:hAnsi="Open Sans" w:cs="Open Sans"/>
          <w:sz w:val="18"/>
          <w:szCs w:val="18"/>
        </w:rPr>
        <w:t>Ответственного за управление SoD-рисками в бизнес-процессе</w:t>
      </w:r>
      <w:r w:rsidRPr="002E1AE4">
        <w:rPr>
          <w:rFonts w:ascii="Open Sans" w:hAnsi="Open Sans" w:cs="Open Sans"/>
          <w:sz w:val="18"/>
          <w:szCs w:val="18"/>
        </w:rPr>
        <w:t xml:space="preserve">. </w:t>
      </w:r>
    </w:p>
    <w:p w14:paraId="0FE5F390" w14:textId="77777777" w:rsidR="005E6D2A" w:rsidRPr="002E1AE4" w:rsidRDefault="005E6D2A" w:rsidP="005E6D2A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2E1AE4">
        <w:rPr>
          <w:rFonts w:ascii="Open Sans" w:hAnsi="Open Sans" w:cs="Open Sans"/>
          <w:noProof/>
          <w:sz w:val="18"/>
          <w:szCs w:val="18"/>
          <w:lang w:val="en-US" w:eastAsia="en-US"/>
        </w:rPr>
        <w:drawing>
          <wp:inline distT="0" distB="0" distL="0" distR="0" wp14:anchorId="12E22853" wp14:editId="0931A26A">
            <wp:extent cx="3262630" cy="1261534"/>
            <wp:effectExtent l="19050" t="19050" r="13970" b="1524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606" t="1837" r="2053" b="50981"/>
                    <a:stretch/>
                  </pic:blipFill>
                  <pic:spPr bwMode="auto">
                    <a:xfrm>
                      <a:off x="0" y="0"/>
                      <a:ext cx="3336890" cy="129024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0070C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33BA6" w14:textId="3B284382" w:rsidR="00D35639" w:rsidRDefault="005E6D2A">
      <w:pPr>
        <w:spacing w:after="0"/>
        <w:ind w:left="0"/>
        <w:jc w:val="left"/>
        <w:rPr>
          <w:rFonts w:ascii="Open Sans" w:hAnsi="Open Sans" w:cs="Open Sans"/>
          <w:b/>
          <w:sz w:val="18"/>
          <w:szCs w:val="18"/>
        </w:rPr>
      </w:pPr>
      <w:r w:rsidRPr="002E1AE4">
        <w:rPr>
          <w:rFonts w:ascii="Open Sans" w:hAnsi="Open Sans" w:cs="Open Sans"/>
          <w:sz w:val="18"/>
          <w:szCs w:val="18"/>
        </w:rPr>
        <w:t xml:space="preserve">Конфликтные присвоения на уровне пользователей, имеющие заполненным поле «Комментарий» от </w:t>
      </w:r>
      <w:r w:rsidRPr="00B76D93">
        <w:rPr>
          <w:rFonts w:ascii="Open Sans" w:hAnsi="Open Sans" w:cs="Open Sans"/>
          <w:sz w:val="18"/>
          <w:szCs w:val="18"/>
        </w:rPr>
        <w:t>Ответственн</w:t>
      </w:r>
      <w:r>
        <w:rPr>
          <w:rFonts w:ascii="Open Sans" w:hAnsi="Open Sans" w:cs="Open Sans"/>
          <w:sz w:val="18"/>
          <w:szCs w:val="18"/>
        </w:rPr>
        <w:t>ых</w:t>
      </w:r>
      <w:r w:rsidRPr="00B76D93">
        <w:rPr>
          <w:rFonts w:ascii="Open Sans" w:hAnsi="Open Sans" w:cs="Open Sans"/>
          <w:sz w:val="18"/>
          <w:szCs w:val="18"/>
        </w:rPr>
        <w:t xml:space="preserve"> за управление SoD-рисками в бизнес-процессе</w:t>
      </w:r>
      <w:r w:rsidRPr="002E1AE4">
        <w:rPr>
          <w:rFonts w:ascii="Open Sans" w:hAnsi="Open Sans" w:cs="Open Sans"/>
          <w:sz w:val="18"/>
          <w:szCs w:val="18"/>
        </w:rPr>
        <w:t xml:space="preserve">, считаются сниженными и не будут доступны в результатах отчета выше в случае, если опция «Включить сниженные риски» не выбрана. </w:t>
      </w:r>
      <w:bookmarkEnd w:id="187"/>
      <w:bookmarkEnd w:id="188"/>
      <w:bookmarkEnd w:id="189"/>
      <w:r w:rsidR="008C7DD1">
        <w:rPr>
          <w:rFonts w:ascii="Open Sans" w:hAnsi="Open Sans" w:cs="Open Sans"/>
          <w:b/>
          <w:sz w:val="18"/>
          <w:szCs w:val="18"/>
        </w:rPr>
        <w:br w:type="page"/>
      </w:r>
    </w:p>
    <w:p w14:paraId="285C264A" w14:textId="3495C6A1" w:rsidR="00D35639" w:rsidRDefault="00D35639" w:rsidP="00591973">
      <w:pPr>
        <w:pStyle w:val="1"/>
        <w:numPr>
          <w:ilvl w:val="0"/>
          <w:numId w:val="0"/>
        </w:numPr>
        <w:tabs>
          <w:tab w:val="clear" w:pos="720"/>
          <w:tab w:val="left" w:pos="993"/>
        </w:tabs>
      </w:pPr>
      <w:bookmarkStart w:id="214" w:name="_Toc233097782"/>
      <w:r>
        <w:rPr>
          <w:lang w:eastAsia="en-US"/>
        </w:rPr>
        <w:lastRenderedPageBreak/>
        <w:t xml:space="preserve">Приложение 2. </w:t>
      </w:r>
      <w:r w:rsidRPr="004321EA">
        <w:rPr>
          <w:lang w:eastAsia="en-US"/>
        </w:rPr>
        <w:t xml:space="preserve">Рекомендации по интеграции </w:t>
      </w:r>
      <w:r>
        <w:rPr>
          <w:lang w:eastAsia="en-US"/>
        </w:rPr>
        <w:t xml:space="preserve">процесса управления рисками конфликтов полномочий </w:t>
      </w:r>
      <w:r w:rsidRPr="004321EA">
        <w:rPr>
          <w:lang w:eastAsia="en-US"/>
        </w:rPr>
        <w:t>в процесс</w:t>
      </w:r>
      <w:r w:rsidR="00981424">
        <w:rPr>
          <w:lang w:eastAsia="en-US"/>
        </w:rPr>
        <w:t xml:space="preserve"> Производства ИТ-решения</w:t>
      </w:r>
      <w:bookmarkEnd w:id="214"/>
    </w:p>
    <w:p w14:paraId="72359D87" w14:textId="5D879B49" w:rsidR="00D35639" w:rsidRDefault="00D35639" w:rsidP="002314A2">
      <w:pPr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Ниже представлен перечень</w:t>
      </w:r>
      <w:r w:rsidRPr="00AD4EBC">
        <w:rPr>
          <w:rFonts w:ascii="Open Sans" w:hAnsi="Open Sans" w:cs="Open Sans"/>
          <w:sz w:val="18"/>
          <w:szCs w:val="18"/>
        </w:rPr>
        <w:t xml:space="preserve"> рекомендаций к </w:t>
      </w:r>
      <w:del w:id="215" w:author="Kanashina, Aleksandra" w:date="2026-06-22T11:58:00Z">
        <w:r w:rsidR="00981424" w:rsidRPr="00AD4EBC" w:rsidDel="00C95ABC">
          <w:rPr>
            <w:rFonts w:ascii="Open Sans" w:hAnsi="Open Sans" w:cs="Open Sans"/>
            <w:sz w:val="18"/>
            <w:szCs w:val="18"/>
          </w:rPr>
          <w:delText>целев</w:delText>
        </w:r>
        <w:r w:rsidR="00981424" w:rsidDel="00C95ABC">
          <w:rPr>
            <w:rFonts w:ascii="Open Sans" w:hAnsi="Open Sans" w:cs="Open Sans"/>
            <w:sz w:val="18"/>
            <w:szCs w:val="18"/>
          </w:rPr>
          <w:delText>ому</w:delText>
        </w:r>
        <w:r w:rsidR="00981424" w:rsidRPr="00AD4EBC" w:rsidDel="00C95ABC">
          <w:rPr>
            <w:rFonts w:ascii="Open Sans" w:hAnsi="Open Sans" w:cs="Open Sans"/>
            <w:sz w:val="18"/>
            <w:szCs w:val="18"/>
          </w:rPr>
          <w:delText xml:space="preserve"> </w:delText>
        </w:r>
      </w:del>
      <w:r w:rsidRPr="00AD4EBC">
        <w:rPr>
          <w:rFonts w:ascii="Open Sans" w:hAnsi="Open Sans" w:cs="Open Sans"/>
          <w:sz w:val="18"/>
          <w:szCs w:val="18"/>
        </w:rPr>
        <w:t>процесс</w:t>
      </w:r>
      <w:r w:rsidR="00981424">
        <w:rPr>
          <w:rFonts w:ascii="Open Sans" w:hAnsi="Open Sans" w:cs="Open Sans"/>
          <w:sz w:val="18"/>
          <w:szCs w:val="18"/>
        </w:rPr>
        <w:t>у Производства ИТ-решений,</w:t>
      </w:r>
      <w:r w:rsidRPr="00AD4EBC">
        <w:rPr>
          <w:rFonts w:ascii="Open Sans" w:hAnsi="Open Sans" w:cs="Open Sans"/>
          <w:sz w:val="18"/>
          <w:szCs w:val="18"/>
        </w:rPr>
        <w:t xml:space="preserve"> разработанных</w:t>
      </w:r>
      <w:r w:rsidRPr="00215B68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>для</w:t>
      </w:r>
      <w:r w:rsidRPr="00AD4EBC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>поддержания актуальности реестра рисков конфликтов полномочий и технических правил разделения полномочий.</w:t>
      </w:r>
      <w:r w:rsidRPr="00AD4EBC">
        <w:rPr>
          <w:rFonts w:ascii="Open Sans" w:hAnsi="Open Sans" w:cs="Open Sans"/>
          <w:sz w:val="18"/>
          <w:szCs w:val="18"/>
        </w:rPr>
        <w:t xml:space="preserve"> </w:t>
      </w:r>
    </w:p>
    <w:p w14:paraId="0DE92A2C" w14:textId="48B5E9F3" w:rsidR="00D35639" w:rsidRPr="00215B68" w:rsidRDefault="00D35639" w:rsidP="002314A2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215B68">
        <w:rPr>
          <w:rFonts w:ascii="Open Sans" w:hAnsi="Open Sans" w:cs="Open Sans"/>
          <w:sz w:val="18"/>
          <w:szCs w:val="18"/>
        </w:rPr>
        <w:t xml:space="preserve">При внедрении новой </w:t>
      </w:r>
      <w:r>
        <w:rPr>
          <w:rFonts w:ascii="Open Sans" w:hAnsi="Open Sans" w:cs="Open Sans"/>
          <w:sz w:val="18"/>
          <w:szCs w:val="18"/>
        </w:rPr>
        <w:t xml:space="preserve">/ изменении уже существующей </w:t>
      </w:r>
      <w:r w:rsidRPr="00215B68">
        <w:rPr>
          <w:rFonts w:ascii="Open Sans" w:hAnsi="Open Sans" w:cs="Open Sans"/>
          <w:sz w:val="18"/>
          <w:szCs w:val="18"/>
        </w:rPr>
        <w:t>ИС рекомендуе</w:t>
      </w:r>
      <w:r w:rsidR="005365D4">
        <w:rPr>
          <w:rFonts w:ascii="Open Sans" w:hAnsi="Open Sans" w:cs="Open Sans"/>
          <w:sz w:val="18"/>
          <w:szCs w:val="18"/>
        </w:rPr>
        <w:t>тся</w:t>
      </w:r>
      <w:r w:rsidRPr="00215B68">
        <w:rPr>
          <w:rFonts w:ascii="Open Sans" w:hAnsi="Open Sans" w:cs="Open Sans"/>
          <w:sz w:val="18"/>
          <w:szCs w:val="18"/>
        </w:rPr>
        <w:t xml:space="preserve"> добавить шаг проверки бизнес-процессов на появление новых рисков конфликтов полномочий и необходимость обновления реестра рисков конфликтов полномочий и технических правил разделения полномочий как обязательное требование для внедрения новой</w:t>
      </w:r>
      <w:r>
        <w:rPr>
          <w:rFonts w:ascii="Open Sans" w:hAnsi="Open Sans" w:cs="Open Sans"/>
          <w:sz w:val="18"/>
          <w:szCs w:val="18"/>
        </w:rPr>
        <w:t xml:space="preserve"> /изменения существующей</w:t>
      </w:r>
      <w:r w:rsidRPr="00215B68">
        <w:rPr>
          <w:rFonts w:ascii="Open Sans" w:hAnsi="Open Sans" w:cs="Open Sans"/>
          <w:sz w:val="18"/>
          <w:szCs w:val="18"/>
        </w:rPr>
        <w:t xml:space="preserve"> ИС в продуктивную</w:t>
      </w:r>
      <w:r>
        <w:rPr>
          <w:rFonts w:ascii="Open Sans" w:hAnsi="Open Sans" w:cs="Open Sans"/>
          <w:sz w:val="18"/>
          <w:szCs w:val="18"/>
        </w:rPr>
        <w:t>(ой)</w:t>
      </w:r>
      <w:r w:rsidRPr="00215B68">
        <w:rPr>
          <w:rFonts w:ascii="Open Sans" w:hAnsi="Open Sans" w:cs="Open Sans"/>
          <w:sz w:val="18"/>
          <w:szCs w:val="18"/>
        </w:rPr>
        <w:t xml:space="preserve"> среду</w:t>
      </w:r>
      <w:r>
        <w:rPr>
          <w:rFonts w:ascii="Open Sans" w:hAnsi="Open Sans" w:cs="Open Sans"/>
          <w:sz w:val="18"/>
          <w:szCs w:val="18"/>
        </w:rPr>
        <w:t>(е)</w:t>
      </w:r>
      <w:r w:rsidRPr="00215B68">
        <w:rPr>
          <w:rFonts w:ascii="Open Sans" w:hAnsi="Open Sans" w:cs="Open Sans"/>
          <w:sz w:val="18"/>
          <w:szCs w:val="18"/>
        </w:rPr>
        <w:t>.</w:t>
      </w:r>
    </w:p>
    <w:p w14:paraId="4503A3A4" w14:textId="77777777" w:rsidR="00D35639" w:rsidRPr="00374E40" w:rsidRDefault="00D35639" w:rsidP="00C95ABC">
      <w:pPr>
        <w:pStyle w:val="2"/>
        <w:numPr>
          <w:ilvl w:val="1"/>
          <w:numId w:val="42"/>
        </w:numPr>
        <w:rPr>
          <w:rFonts w:ascii="Open Sans" w:hAnsi="Open Sans" w:cs="Open Sans"/>
          <w:b w:val="0"/>
          <w:sz w:val="18"/>
          <w:szCs w:val="18"/>
        </w:rPr>
      </w:pPr>
      <w:r w:rsidRPr="00374E40">
        <w:rPr>
          <w:rFonts w:ascii="Open Sans" w:eastAsiaTheme="minorHAnsi" w:hAnsi="Open Sans" w:cs="Open Sans"/>
          <w:bCs w:val="0"/>
          <w:kern w:val="0"/>
          <w:sz w:val="18"/>
          <w:szCs w:val="18"/>
          <w:lang w:eastAsia="en-US"/>
        </w:rPr>
        <w:t>Рекомендации для процесса «Порядок производства ИТ-решений. Создания ИС».</w:t>
      </w:r>
    </w:p>
    <w:p w14:paraId="37A99342" w14:textId="77777777" w:rsidR="00D35639" w:rsidRPr="006808C6" w:rsidRDefault="00D35639" w:rsidP="002314A2">
      <w:pPr>
        <w:pStyle w:val="af2"/>
        <w:spacing w:after="120"/>
        <w:ind w:left="567"/>
        <w:rPr>
          <w:rFonts w:ascii="Open Sans" w:hAnsi="Open Sans" w:cs="Open Sans"/>
          <w:b/>
          <w:sz w:val="18"/>
          <w:szCs w:val="18"/>
          <w:lang w:val="ru-RU"/>
        </w:rPr>
      </w:pPr>
    </w:p>
    <w:p w14:paraId="7F832C28" w14:textId="77777777" w:rsidR="00D35639" w:rsidRPr="00944D44" w:rsidRDefault="00D35639" w:rsidP="00981424">
      <w:pPr>
        <w:pStyle w:val="af2"/>
        <w:numPr>
          <w:ilvl w:val="3"/>
          <w:numId w:val="9"/>
        </w:numPr>
        <w:spacing w:after="120"/>
        <w:ind w:left="709"/>
        <w:jc w:val="both"/>
        <w:rPr>
          <w:rFonts w:ascii="Open Sans" w:hAnsi="Open Sans" w:cs="Open Sans"/>
          <w:sz w:val="18"/>
          <w:szCs w:val="18"/>
          <w:lang w:val="ru-RU"/>
        </w:rPr>
      </w:pPr>
      <w:r w:rsidRPr="00944D44">
        <w:rPr>
          <w:rFonts w:ascii="Open Sans" w:hAnsi="Open Sans" w:cs="Open Sans"/>
          <w:sz w:val="18"/>
          <w:szCs w:val="18"/>
          <w:lang w:val="ru-RU"/>
        </w:rPr>
        <w:t>Добавить артефакт на стадию «Производство»:</w:t>
      </w:r>
    </w:p>
    <w:p w14:paraId="6641EAEC" w14:textId="77777777" w:rsidR="00D35639" w:rsidRPr="00C2672E" w:rsidRDefault="00D35639" w:rsidP="00C95ABC">
      <w:pPr>
        <w:pStyle w:val="af2"/>
        <w:numPr>
          <w:ilvl w:val="1"/>
          <w:numId w:val="28"/>
        </w:numPr>
        <w:tabs>
          <w:tab w:val="left" w:pos="142"/>
        </w:tabs>
        <w:spacing w:after="120"/>
        <w:ind w:left="1425" w:hanging="357"/>
        <w:contextualSpacing w:val="0"/>
        <w:jc w:val="both"/>
        <w:rPr>
          <w:rFonts w:ascii="Open Sans" w:hAnsi="Open Sans" w:cs="Open Sans"/>
          <w:b/>
          <w:bCs/>
          <w:sz w:val="18"/>
          <w:szCs w:val="18"/>
          <w:lang w:val="ru-RU"/>
        </w:rPr>
      </w:pPr>
      <w:r w:rsidRPr="00C2672E">
        <w:rPr>
          <w:rFonts w:ascii="Open Sans" w:hAnsi="Open Sans" w:cs="Open Sans"/>
          <w:b/>
          <w:bCs/>
          <w:sz w:val="18"/>
          <w:szCs w:val="18"/>
          <w:lang w:val="ru-RU"/>
        </w:rPr>
        <w:t>Согласованны</w:t>
      </w:r>
      <w:r>
        <w:rPr>
          <w:rFonts w:ascii="Open Sans" w:hAnsi="Open Sans" w:cs="Open Sans"/>
          <w:b/>
          <w:bCs/>
          <w:sz w:val="18"/>
          <w:szCs w:val="18"/>
          <w:lang w:val="ru-RU"/>
        </w:rPr>
        <w:t>е</w:t>
      </w:r>
      <w:r w:rsidRPr="00C2672E">
        <w:rPr>
          <w:rFonts w:ascii="Open Sans" w:hAnsi="Open Sans" w:cs="Open Sans"/>
          <w:b/>
          <w:bCs/>
          <w:sz w:val="18"/>
          <w:szCs w:val="18"/>
          <w:lang w:val="ru-RU"/>
        </w:rPr>
        <w:t xml:space="preserve"> документ</w:t>
      </w:r>
      <w:r>
        <w:rPr>
          <w:rFonts w:ascii="Open Sans" w:hAnsi="Open Sans" w:cs="Open Sans"/>
          <w:b/>
          <w:bCs/>
          <w:sz w:val="18"/>
          <w:szCs w:val="18"/>
          <w:lang w:val="ru-RU"/>
        </w:rPr>
        <w:t>ы</w:t>
      </w:r>
      <w:r w:rsidRPr="00C2672E">
        <w:rPr>
          <w:rFonts w:ascii="Open Sans" w:hAnsi="Open Sans" w:cs="Open Sans"/>
          <w:b/>
          <w:bCs/>
          <w:sz w:val="18"/>
          <w:szCs w:val="18"/>
          <w:lang w:val="ru-RU"/>
        </w:rPr>
        <w:t xml:space="preserve"> «</w:t>
      </w:r>
      <w:r>
        <w:rPr>
          <w:rFonts w:ascii="Open Sans" w:hAnsi="Open Sans" w:cs="Open Sans"/>
          <w:b/>
          <w:bCs/>
          <w:sz w:val="18"/>
          <w:szCs w:val="18"/>
          <w:lang w:val="ru-RU"/>
        </w:rPr>
        <w:t>Реестр рисков конфликтов полномочий</w:t>
      </w:r>
      <w:r w:rsidRPr="00C2672E">
        <w:rPr>
          <w:rFonts w:ascii="Open Sans" w:hAnsi="Open Sans" w:cs="Open Sans"/>
          <w:b/>
          <w:bCs/>
          <w:sz w:val="18"/>
          <w:szCs w:val="18"/>
          <w:lang w:val="ru-RU"/>
        </w:rPr>
        <w:t>»</w:t>
      </w:r>
      <w:r>
        <w:rPr>
          <w:rFonts w:ascii="Open Sans" w:hAnsi="Open Sans" w:cs="Open Sans"/>
          <w:b/>
          <w:bCs/>
          <w:sz w:val="18"/>
          <w:szCs w:val="18"/>
          <w:lang w:val="ru-RU"/>
        </w:rPr>
        <w:t xml:space="preserve"> и «Технические правила разделения полномочий»</w:t>
      </w:r>
      <w:r w:rsidRPr="00C2672E">
        <w:rPr>
          <w:rFonts w:ascii="Open Sans" w:hAnsi="Open Sans" w:cs="Open Sans"/>
          <w:b/>
          <w:bCs/>
          <w:sz w:val="18"/>
          <w:szCs w:val="18"/>
          <w:lang w:val="ru-RU"/>
        </w:rPr>
        <w:t>.</w:t>
      </w:r>
    </w:p>
    <w:p w14:paraId="09DE4B43" w14:textId="449EB130" w:rsidR="00D35639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>Условия формирования артефакта: документ</w:t>
      </w:r>
      <w:r>
        <w:rPr>
          <w:rFonts w:ascii="Open Sans" w:hAnsi="Open Sans" w:cs="Open Sans"/>
          <w:sz w:val="18"/>
          <w:szCs w:val="18"/>
          <w:lang w:val="ru-RU"/>
        </w:rPr>
        <w:t>ы разрабатываю</w:t>
      </w:r>
      <w:r w:rsidRPr="00C2672E">
        <w:rPr>
          <w:rFonts w:ascii="Open Sans" w:hAnsi="Open Sans" w:cs="Open Sans"/>
          <w:sz w:val="18"/>
          <w:szCs w:val="18"/>
          <w:lang w:val="ru-RU"/>
        </w:rPr>
        <w:t>тся на основе установленного шаблона</w:t>
      </w:r>
      <w:r>
        <w:rPr>
          <w:rFonts w:ascii="Open Sans" w:hAnsi="Open Sans" w:cs="Open Sans"/>
          <w:sz w:val="18"/>
          <w:szCs w:val="18"/>
          <w:lang w:val="ru-RU"/>
        </w:rPr>
        <w:t xml:space="preserve"> и должны быть согласованы Владельцем бизнес-процесса</w:t>
      </w:r>
      <w:r w:rsidR="00981424">
        <w:rPr>
          <w:rFonts w:ascii="Open Sans" w:hAnsi="Open Sans" w:cs="Open Sans"/>
          <w:sz w:val="18"/>
          <w:szCs w:val="18"/>
          <w:lang w:val="ru-RU"/>
        </w:rPr>
        <w:t xml:space="preserve"> / Ответственным за управление </w:t>
      </w:r>
      <w:r w:rsidR="00981424">
        <w:rPr>
          <w:rFonts w:ascii="Open Sans" w:hAnsi="Open Sans" w:cs="Open Sans"/>
          <w:sz w:val="18"/>
          <w:szCs w:val="18"/>
        </w:rPr>
        <w:t>SoD</w:t>
      </w:r>
      <w:r w:rsidR="00981424">
        <w:rPr>
          <w:rFonts w:ascii="Open Sans" w:hAnsi="Open Sans" w:cs="Open Sans"/>
          <w:sz w:val="18"/>
          <w:szCs w:val="18"/>
          <w:lang w:val="ru-RU"/>
        </w:rPr>
        <w:t>-рисками в бизнес-процессе</w:t>
      </w:r>
      <w:r w:rsidRPr="003006B4">
        <w:rPr>
          <w:rFonts w:ascii="Open Sans" w:hAnsi="Open Sans" w:cs="Open Sans"/>
          <w:sz w:val="18"/>
          <w:szCs w:val="18"/>
          <w:lang w:val="ru-RU"/>
        </w:rPr>
        <w:t>.</w:t>
      </w:r>
    </w:p>
    <w:p w14:paraId="7100AFBF" w14:textId="080C8737" w:rsidR="000E5FF7" w:rsidRPr="000E5FF7" w:rsidRDefault="000E5FF7" w:rsidP="002314A2">
      <w:pPr>
        <w:pStyle w:val="af2"/>
        <w:tabs>
          <w:tab w:val="left" w:pos="142"/>
        </w:tabs>
        <w:spacing w:after="120"/>
        <w:ind w:left="1425"/>
        <w:rPr>
          <w:rFonts w:ascii="Open Sans" w:hAnsi="Open Sans" w:cs="Open Sans"/>
          <w:sz w:val="18"/>
          <w:szCs w:val="18"/>
          <w:lang w:val="ru-RU"/>
        </w:rPr>
      </w:pPr>
      <w:r w:rsidRPr="000E5FF7">
        <w:rPr>
          <w:rFonts w:ascii="Open Sans" w:hAnsi="Open Sans" w:cs="Open Sans"/>
          <w:sz w:val="18"/>
          <w:szCs w:val="18"/>
          <w:lang w:val="ru-RU"/>
        </w:rPr>
        <w:t xml:space="preserve">Входящая </w:t>
      </w:r>
      <w:r>
        <w:rPr>
          <w:rFonts w:ascii="Open Sans" w:hAnsi="Open Sans" w:cs="Open Sans"/>
          <w:sz w:val="18"/>
          <w:szCs w:val="18"/>
          <w:lang w:val="ru-RU"/>
        </w:rPr>
        <w:t xml:space="preserve">информация для реестра рисков: </w:t>
      </w:r>
      <w:r w:rsidRPr="000E5FF7">
        <w:rPr>
          <w:rFonts w:ascii="Open Sans" w:hAnsi="Open Sans" w:cs="Open Sans"/>
          <w:sz w:val="18"/>
          <w:szCs w:val="18"/>
          <w:lang w:val="ru-RU"/>
        </w:rPr>
        <w:t xml:space="preserve">описание бизнес-процесса (бизнес-требования, схемы AS IS / TO BE). </w:t>
      </w:r>
    </w:p>
    <w:p w14:paraId="65C3B7D9" w14:textId="2ECEE520" w:rsidR="000E5FF7" w:rsidRPr="000E5FF7" w:rsidRDefault="000E5FF7" w:rsidP="002314A2">
      <w:pPr>
        <w:pStyle w:val="af2"/>
        <w:tabs>
          <w:tab w:val="left" w:pos="142"/>
        </w:tabs>
        <w:spacing w:after="120"/>
        <w:ind w:left="1425"/>
        <w:rPr>
          <w:rFonts w:ascii="Open Sans" w:hAnsi="Open Sans" w:cs="Open Sans"/>
          <w:sz w:val="18"/>
          <w:szCs w:val="18"/>
          <w:lang w:val="ru-RU"/>
        </w:rPr>
      </w:pPr>
      <w:r w:rsidRPr="000E5FF7">
        <w:rPr>
          <w:rFonts w:ascii="Open Sans" w:hAnsi="Open Sans" w:cs="Open Sans"/>
          <w:sz w:val="18"/>
          <w:szCs w:val="18"/>
          <w:lang w:val="ru-RU"/>
        </w:rPr>
        <w:t>Входящая информация для технически</w:t>
      </w:r>
      <w:r>
        <w:rPr>
          <w:rFonts w:ascii="Open Sans" w:hAnsi="Open Sans" w:cs="Open Sans"/>
          <w:sz w:val="18"/>
          <w:szCs w:val="18"/>
          <w:lang w:val="ru-RU"/>
        </w:rPr>
        <w:t>х правил разделения полномочий:</w:t>
      </w:r>
      <w:r w:rsidRPr="000E5FF7">
        <w:rPr>
          <w:rFonts w:ascii="Open Sans" w:hAnsi="Open Sans" w:cs="Open Sans"/>
          <w:sz w:val="18"/>
          <w:szCs w:val="18"/>
          <w:lang w:val="ru-RU"/>
        </w:rPr>
        <w:t xml:space="preserve"> спе</w:t>
      </w:r>
      <w:r>
        <w:rPr>
          <w:rFonts w:ascii="Open Sans" w:hAnsi="Open Sans" w:cs="Open Sans"/>
          <w:sz w:val="18"/>
          <w:szCs w:val="18"/>
          <w:lang w:val="ru-RU"/>
        </w:rPr>
        <w:t>цификации на роли и разработки.</w:t>
      </w:r>
    </w:p>
    <w:p w14:paraId="2FF9EF8E" w14:textId="77777777" w:rsidR="00D35639" w:rsidRPr="00C2672E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>Ответственный: Лидер инициативы.</w:t>
      </w:r>
    </w:p>
    <w:p w14:paraId="2267E67E" w14:textId="77777777" w:rsidR="00D35639" w:rsidRPr="00C2672E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>Место размещения (фикса</w:t>
      </w:r>
      <w:r>
        <w:rPr>
          <w:rFonts w:ascii="Open Sans" w:hAnsi="Open Sans" w:cs="Open Sans"/>
          <w:sz w:val="18"/>
          <w:szCs w:val="18"/>
          <w:lang w:val="ru-RU"/>
        </w:rPr>
        <w:t>ции): ТОРГ</w:t>
      </w:r>
      <w:r w:rsidRPr="00C2672E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</w:rPr>
        <w:t>GRC</w:t>
      </w:r>
      <w:r w:rsidRPr="00C2672E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</w:rPr>
        <w:t>AC</w:t>
      </w:r>
      <w:r>
        <w:rPr>
          <w:rFonts w:ascii="Open Sans" w:hAnsi="Open Sans" w:cs="Open Sans"/>
          <w:sz w:val="18"/>
          <w:szCs w:val="18"/>
          <w:lang w:val="ru-RU"/>
        </w:rPr>
        <w:t xml:space="preserve"> / АСУД.</w:t>
      </w:r>
    </w:p>
    <w:p w14:paraId="07022354" w14:textId="0CB8CCB8" w:rsidR="00D35639" w:rsidRPr="00C2672E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 xml:space="preserve">Участие </w:t>
      </w:r>
      <w:r>
        <w:rPr>
          <w:rFonts w:ascii="Open Sans" w:hAnsi="Open Sans" w:cs="Open Sans"/>
          <w:sz w:val="18"/>
          <w:szCs w:val="18"/>
          <w:lang w:val="ru-RU"/>
        </w:rPr>
        <w:t xml:space="preserve">Центра экспертизы </w:t>
      </w:r>
      <w:r>
        <w:rPr>
          <w:rFonts w:ascii="Open Sans" w:hAnsi="Open Sans" w:cs="Open Sans"/>
          <w:sz w:val="18"/>
          <w:szCs w:val="18"/>
        </w:rPr>
        <w:t>SoD</w:t>
      </w:r>
      <w:r>
        <w:rPr>
          <w:rFonts w:ascii="Open Sans" w:hAnsi="Open Sans" w:cs="Open Sans"/>
          <w:sz w:val="18"/>
          <w:szCs w:val="18"/>
          <w:lang w:val="ru-RU"/>
        </w:rPr>
        <w:t xml:space="preserve"> в </w:t>
      </w:r>
      <w:r w:rsidR="00E94303">
        <w:rPr>
          <w:rFonts w:ascii="Open Sans" w:hAnsi="Open Sans" w:cs="Open Sans"/>
          <w:sz w:val="18"/>
          <w:szCs w:val="18"/>
          <w:lang w:val="ru-RU"/>
        </w:rPr>
        <w:t>активах</w:t>
      </w:r>
      <w:r w:rsidRPr="00C2672E">
        <w:rPr>
          <w:rFonts w:ascii="Open Sans" w:hAnsi="Open Sans" w:cs="Open Sans"/>
          <w:sz w:val="18"/>
          <w:szCs w:val="18"/>
          <w:lang w:val="ru-RU"/>
        </w:rPr>
        <w:t xml:space="preserve">: </w:t>
      </w:r>
    </w:p>
    <w:p w14:paraId="7811FFCA" w14:textId="77777777" w:rsidR="00D35639" w:rsidRPr="004A7B2D" w:rsidRDefault="00D35639" w:rsidP="00C95ABC">
      <w:pPr>
        <w:numPr>
          <w:ilvl w:val="3"/>
          <w:numId w:val="27"/>
        </w:numPr>
        <w:tabs>
          <w:tab w:val="left" w:pos="142"/>
        </w:tabs>
        <w:spacing w:after="120"/>
        <w:ind w:left="2134" w:hanging="357"/>
        <w:rPr>
          <w:rFonts w:ascii="Open Sans" w:hAnsi="Open Sans" w:cs="Open Sans"/>
          <w:sz w:val="18"/>
          <w:szCs w:val="18"/>
        </w:rPr>
      </w:pPr>
      <w:r w:rsidRPr="42F5776D">
        <w:rPr>
          <w:rFonts w:ascii="Open Sans" w:hAnsi="Open Sans" w:cs="Open Sans"/>
          <w:sz w:val="18"/>
          <w:szCs w:val="18"/>
        </w:rPr>
        <w:t xml:space="preserve">Предоставление </w:t>
      </w:r>
      <w:r>
        <w:rPr>
          <w:rFonts w:ascii="Open Sans" w:hAnsi="Open Sans" w:cs="Open Sans"/>
          <w:sz w:val="18"/>
          <w:szCs w:val="18"/>
        </w:rPr>
        <w:t>консультации</w:t>
      </w:r>
      <w:r w:rsidRPr="00C2672E">
        <w:rPr>
          <w:rFonts w:ascii="Open Sans" w:hAnsi="Open Sans" w:cs="Open Sans"/>
          <w:sz w:val="18"/>
          <w:szCs w:val="18"/>
        </w:rPr>
        <w:t xml:space="preserve"> </w:t>
      </w:r>
      <w:r>
        <w:rPr>
          <w:rFonts w:ascii="Open Sans" w:hAnsi="Open Sans" w:cs="Open Sans"/>
          <w:sz w:val="18"/>
          <w:szCs w:val="18"/>
        </w:rPr>
        <w:t>по методологии управления разделением полномочий.</w:t>
      </w:r>
    </w:p>
    <w:p w14:paraId="658EE403" w14:textId="1FEC36AA" w:rsidR="00D35639" w:rsidRPr="00C2672E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 xml:space="preserve">Участие </w:t>
      </w:r>
      <w:r>
        <w:rPr>
          <w:rFonts w:ascii="Open Sans" w:hAnsi="Open Sans" w:cs="Open Sans"/>
          <w:sz w:val="18"/>
          <w:szCs w:val="18"/>
          <w:lang w:val="ru-RU"/>
        </w:rPr>
        <w:t>Функциональных консультантов ИС</w:t>
      </w:r>
      <w:r w:rsidRPr="00C2672E">
        <w:rPr>
          <w:rFonts w:ascii="Open Sans" w:hAnsi="Open Sans" w:cs="Open Sans"/>
          <w:sz w:val="18"/>
          <w:szCs w:val="18"/>
          <w:lang w:val="ru-RU"/>
        </w:rPr>
        <w:t xml:space="preserve">: </w:t>
      </w:r>
    </w:p>
    <w:p w14:paraId="35CE3C34" w14:textId="77777777" w:rsidR="00D35639" w:rsidRDefault="00D35639" w:rsidP="00C95ABC">
      <w:pPr>
        <w:numPr>
          <w:ilvl w:val="3"/>
          <w:numId w:val="27"/>
        </w:numPr>
        <w:tabs>
          <w:tab w:val="left" w:pos="142"/>
        </w:tabs>
        <w:spacing w:after="120"/>
        <w:ind w:left="2134" w:hanging="357"/>
        <w:rPr>
          <w:rFonts w:ascii="Open Sans" w:hAnsi="Open Sans" w:cs="Open Sans"/>
          <w:sz w:val="18"/>
          <w:szCs w:val="18"/>
        </w:rPr>
      </w:pPr>
      <w:r w:rsidRPr="42F5776D">
        <w:rPr>
          <w:rFonts w:ascii="Open Sans" w:hAnsi="Open Sans" w:cs="Open Sans"/>
          <w:sz w:val="18"/>
          <w:szCs w:val="18"/>
        </w:rPr>
        <w:t xml:space="preserve">Предоставление </w:t>
      </w:r>
      <w:r>
        <w:rPr>
          <w:rFonts w:ascii="Open Sans" w:hAnsi="Open Sans" w:cs="Open Sans"/>
          <w:sz w:val="18"/>
          <w:szCs w:val="18"/>
        </w:rPr>
        <w:t>консультации по объектам доступа ИС.</w:t>
      </w:r>
    </w:p>
    <w:p w14:paraId="43E86D0F" w14:textId="77777777" w:rsidR="00D35639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  <w:r w:rsidRPr="00C2672E">
        <w:rPr>
          <w:rFonts w:ascii="Open Sans" w:hAnsi="Open Sans" w:cs="Open Sans"/>
          <w:sz w:val="18"/>
          <w:szCs w:val="18"/>
          <w:lang w:val="ru-RU"/>
        </w:rPr>
        <w:t>Связанные процессы: «</w:t>
      </w:r>
      <w:r>
        <w:rPr>
          <w:rFonts w:ascii="Open Sans" w:hAnsi="Open Sans" w:cs="Open Sans"/>
          <w:sz w:val="18"/>
          <w:szCs w:val="18"/>
          <w:lang w:val="ru-RU"/>
        </w:rPr>
        <w:t>Управление рисками конфликтов полномочий»</w:t>
      </w:r>
      <w:r w:rsidRPr="00C2672E">
        <w:rPr>
          <w:rFonts w:ascii="Open Sans" w:hAnsi="Open Sans" w:cs="Open Sans"/>
          <w:sz w:val="18"/>
          <w:szCs w:val="18"/>
          <w:lang w:val="ru-RU"/>
        </w:rPr>
        <w:t>.</w:t>
      </w:r>
    </w:p>
    <w:p w14:paraId="46ACADF1" w14:textId="77777777" w:rsidR="00D35639" w:rsidRPr="00C2672E" w:rsidRDefault="00D35639" w:rsidP="002314A2">
      <w:pPr>
        <w:pStyle w:val="af2"/>
        <w:tabs>
          <w:tab w:val="left" w:pos="142"/>
        </w:tabs>
        <w:spacing w:after="120"/>
        <w:ind w:left="1425"/>
        <w:jc w:val="both"/>
        <w:rPr>
          <w:rFonts w:ascii="Open Sans" w:hAnsi="Open Sans" w:cs="Open Sans"/>
          <w:sz w:val="18"/>
          <w:szCs w:val="18"/>
          <w:lang w:val="ru-RU"/>
        </w:rPr>
      </w:pPr>
    </w:p>
    <w:p w14:paraId="6999DA0E" w14:textId="77777777" w:rsidR="00D35639" w:rsidRPr="00944D44" w:rsidRDefault="00D35639" w:rsidP="00981424">
      <w:pPr>
        <w:pStyle w:val="af2"/>
        <w:numPr>
          <w:ilvl w:val="3"/>
          <w:numId w:val="9"/>
        </w:numPr>
        <w:spacing w:after="120"/>
        <w:ind w:left="709"/>
        <w:jc w:val="both"/>
        <w:rPr>
          <w:rFonts w:ascii="Open Sans" w:hAnsi="Open Sans" w:cs="Open Sans"/>
          <w:sz w:val="18"/>
          <w:szCs w:val="18"/>
          <w:lang w:val="ru-RU"/>
        </w:rPr>
      </w:pPr>
      <w:r w:rsidRPr="00944D44">
        <w:rPr>
          <w:rFonts w:ascii="Open Sans" w:hAnsi="Open Sans" w:cs="Open Sans"/>
          <w:sz w:val="18"/>
          <w:szCs w:val="18"/>
          <w:lang w:val="ru-RU"/>
        </w:rPr>
        <w:t>Добавить на схему «Схема стадии «Производство» с указанием условий перехода на стадию, ключевых артефактов стадии и условий выхода с нее» на выход дополнительные артефакты:</w:t>
      </w:r>
    </w:p>
    <w:p w14:paraId="2CDCD7B6" w14:textId="428079B8" w:rsidR="00D35639" w:rsidRDefault="00D35639" w:rsidP="005834C1">
      <w:pPr>
        <w:pStyle w:val="af2"/>
        <w:numPr>
          <w:ilvl w:val="0"/>
          <w:numId w:val="26"/>
        </w:numPr>
        <w:spacing w:after="120"/>
        <w:ind w:left="1418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>Сформированные документы «Реестр рисков конфликтов полномочий» и «Технические правила разделения полномочий».</w:t>
      </w:r>
      <w:r w:rsidR="005834C1" w:rsidDel="005834C1">
        <w:rPr>
          <w:rFonts w:ascii="Open Sans" w:hAnsi="Open Sans" w:cs="Open Sans"/>
          <w:sz w:val="18"/>
          <w:szCs w:val="18"/>
          <w:lang w:val="ru-RU"/>
        </w:rPr>
        <w:t xml:space="preserve"> </w:t>
      </w:r>
    </w:p>
    <w:p w14:paraId="2F4C32F1" w14:textId="77777777" w:rsidR="00D35639" w:rsidRDefault="00D35639" w:rsidP="00981424">
      <w:pPr>
        <w:pStyle w:val="af2"/>
        <w:numPr>
          <w:ilvl w:val="3"/>
          <w:numId w:val="9"/>
        </w:numPr>
        <w:spacing w:after="120"/>
        <w:ind w:left="709"/>
        <w:jc w:val="both"/>
        <w:rPr>
          <w:rFonts w:ascii="Open Sans" w:hAnsi="Open Sans" w:cs="Open Sans"/>
          <w:sz w:val="18"/>
          <w:szCs w:val="18"/>
          <w:lang w:val="ru-RU"/>
        </w:rPr>
      </w:pPr>
      <w:r w:rsidRPr="00944D44">
        <w:rPr>
          <w:rFonts w:ascii="Open Sans" w:hAnsi="Open Sans" w:cs="Open Sans"/>
          <w:sz w:val="18"/>
          <w:szCs w:val="18"/>
          <w:lang w:val="ru-RU"/>
        </w:rPr>
        <w:t>Добавить на схему «Схема стадии «Производство» с указанием внутренних процессов Компании, в рамках которых выполняются действия на данной стадии» процесс «Управление рисками конфликтов полномочий», ожидаемый результат – реестр рисков и технические правила разделения полномочий.</w:t>
      </w:r>
    </w:p>
    <w:p w14:paraId="194B0884" w14:textId="77777777" w:rsidR="00D35639" w:rsidRDefault="00D35639" w:rsidP="002314A2">
      <w:pPr>
        <w:pStyle w:val="af2"/>
        <w:spacing w:after="120"/>
        <w:ind w:left="709"/>
        <w:jc w:val="both"/>
        <w:rPr>
          <w:rFonts w:ascii="Open Sans" w:hAnsi="Open Sans" w:cs="Open Sans"/>
          <w:sz w:val="18"/>
          <w:szCs w:val="18"/>
          <w:lang w:val="ru-RU"/>
        </w:rPr>
      </w:pPr>
    </w:p>
    <w:p w14:paraId="6E9275EF" w14:textId="2173DFFA" w:rsidR="00D35639" w:rsidRPr="007A76A6" w:rsidRDefault="005365D4" w:rsidP="002314A2">
      <w:pPr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Р</w:t>
      </w:r>
      <w:r w:rsidR="00D35639" w:rsidRPr="007A76A6">
        <w:rPr>
          <w:rFonts w:ascii="Open Sans" w:hAnsi="Open Sans" w:cs="Open Sans"/>
          <w:sz w:val="18"/>
          <w:szCs w:val="18"/>
        </w:rPr>
        <w:t>екомендуе</w:t>
      </w:r>
      <w:r>
        <w:rPr>
          <w:rFonts w:ascii="Open Sans" w:hAnsi="Open Sans" w:cs="Open Sans"/>
          <w:sz w:val="18"/>
          <w:szCs w:val="18"/>
        </w:rPr>
        <w:t>тся</w:t>
      </w:r>
      <w:r w:rsidR="00D35639" w:rsidRPr="007A76A6">
        <w:rPr>
          <w:rFonts w:ascii="Open Sans" w:hAnsi="Open Sans" w:cs="Open Sans"/>
          <w:sz w:val="18"/>
          <w:szCs w:val="18"/>
        </w:rPr>
        <w:t xml:space="preserve"> добавить шаг проверки бизнес-процессов на появление новых рисков конфликтов полномочий и необходимость обновления реестра рисков конфликтов полномочий и технических правил разделения полномочий на стадию ЖЦ ИС «Производство» на указанные ниже этапы:</w:t>
      </w:r>
    </w:p>
    <w:p w14:paraId="03C344B1" w14:textId="57E983DF" w:rsidR="00D35639" w:rsidRPr="00800884" w:rsidRDefault="005834C1" w:rsidP="002314A2">
      <w:pPr>
        <w:spacing w:after="120"/>
        <w:ind w:left="0"/>
        <w:rPr>
          <w:rFonts w:ascii="Open Sans" w:hAnsi="Open Sans" w:cs="Open Sans"/>
          <w:sz w:val="18"/>
          <w:szCs w:val="18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6B7A7C3C" wp14:editId="032A8C4A">
            <wp:extent cx="6470015" cy="1939925"/>
            <wp:effectExtent l="0" t="0" r="6985" b="317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193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EFF4F" w14:textId="77777777" w:rsidR="00D35639" w:rsidRDefault="00D35639" w:rsidP="00C95ABC">
      <w:pPr>
        <w:pStyle w:val="af2"/>
        <w:numPr>
          <w:ilvl w:val="0"/>
          <w:numId w:val="29"/>
        </w:numPr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>Добавить шаг «Формирование / актуализация реестра рисков конфликтов полномочий» на стадию «Производство» на этап «Разработка ИС» на схему «</w:t>
      </w:r>
      <w:r w:rsidRPr="007A4949">
        <w:rPr>
          <w:rFonts w:ascii="Open Sans" w:hAnsi="Open Sans" w:cs="Open Sans"/>
          <w:sz w:val="18"/>
          <w:szCs w:val="18"/>
          <w:lang w:val="ru-RU"/>
        </w:rPr>
        <w:t>Схема стадии «Производство» в нотации BPMN: разработка ИС</w:t>
      </w:r>
      <w:r>
        <w:rPr>
          <w:rFonts w:ascii="Open Sans" w:hAnsi="Open Sans" w:cs="Open Sans"/>
          <w:sz w:val="18"/>
          <w:szCs w:val="18"/>
          <w:lang w:val="ru-RU"/>
        </w:rPr>
        <w:t>»</w:t>
      </w:r>
      <w:r w:rsidRPr="00726231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  <w:lang w:val="ru-RU"/>
        </w:rPr>
        <w:t>первым шагом. Схема находится в процессе актуализации согласно документу «Порядок жизненного цикла ИС_</w:t>
      </w:r>
      <w:r>
        <w:rPr>
          <w:rFonts w:ascii="Open Sans" w:hAnsi="Open Sans" w:cs="Open Sans"/>
          <w:sz w:val="18"/>
          <w:szCs w:val="18"/>
        </w:rPr>
        <w:t>v</w:t>
      </w:r>
      <w:r w:rsidRPr="00F44219">
        <w:rPr>
          <w:rFonts w:ascii="Open Sans" w:hAnsi="Open Sans" w:cs="Open Sans"/>
          <w:sz w:val="18"/>
          <w:szCs w:val="18"/>
          <w:lang w:val="ru-RU"/>
        </w:rPr>
        <w:t>20240821</w:t>
      </w:r>
      <w:r>
        <w:rPr>
          <w:rFonts w:ascii="Open Sans" w:hAnsi="Open Sans" w:cs="Open Sans"/>
          <w:sz w:val="18"/>
          <w:szCs w:val="18"/>
          <w:lang w:val="ru-RU"/>
        </w:rPr>
        <w:t>».</w:t>
      </w:r>
    </w:p>
    <w:p w14:paraId="27055EB4" w14:textId="0F5035D7" w:rsidR="00D35639" w:rsidRPr="00542220" w:rsidRDefault="00D35639" w:rsidP="002314A2">
      <w:pPr>
        <w:spacing w:after="120"/>
        <w:ind w:left="709"/>
        <w:rPr>
          <w:rFonts w:ascii="Open Sans" w:hAnsi="Open Sans" w:cs="Open Sans"/>
          <w:sz w:val="18"/>
          <w:szCs w:val="18"/>
        </w:rPr>
      </w:pPr>
      <w:r w:rsidRPr="00542220">
        <w:rPr>
          <w:rFonts w:ascii="Open Sans" w:hAnsi="Open Sans" w:cs="Open Sans"/>
          <w:sz w:val="18"/>
          <w:szCs w:val="18"/>
        </w:rPr>
        <w:t xml:space="preserve">Исполнитель шага – </w:t>
      </w:r>
      <w:r w:rsidR="003A7416">
        <w:rPr>
          <w:rFonts w:ascii="Open Sans" w:hAnsi="Open Sans" w:cs="Open Sans"/>
          <w:sz w:val="18"/>
          <w:szCs w:val="18"/>
        </w:rPr>
        <w:t xml:space="preserve">Ответственный за управление </w:t>
      </w:r>
      <w:r w:rsidR="003A7416">
        <w:rPr>
          <w:rFonts w:ascii="Open Sans" w:hAnsi="Open Sans" w:cs="Open Sans"/>
          <w:sz w:val="18"/>
          <w:szCs w:val="18"/>
          <w:lang w:val="en-US"/>
        </w:rPr>
        <w:t>SoD</w:t>
      </w:r>
      <w:r w:rsidR="003A7416">
        <w:rPr>
          <w:rFonts w:ascii="Open Sans" w:hAnsi="Open Sans" w:cs="Open Sans"/>
          <w:sz w:val="18"/>
          <w:szCs w:val="18"/>
        </w:rPr>
        <w:t>-рисками в бизнес-процессе</w:t>
      </w:r>
      <w:r w:rsidRPr="00542220">
        <w:rPr>
          <w:rFonts w:ascii="Open Sans" w:hAnsi="Open Sans" w:cs="Open Sans"/>
          <w:sz w:val="18"/>
          <w:szCs w:val="18"/>
        </w:rPr>
        <w:t>.</w:t>
      </w:r>
    </w:p>
    <w:p w14:paraId="140EF38A" w14:textId="123CB449" w:rsidR="00D35639" w:rsidRDefault="00D35639" w:rsidP="00C95ABC">
      <w:pPr>
        <w:pStyle w:val="af2"/>
        <w:numPr>
          <w:ilvl w:val="0"/>
          <w:numId w:val="29"/>
        </w:numPr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>Добавить шаг «Формирование / актуализация технических правил разделения полномочий» на стадию «Производство» на этап «Поиск уязвимостей» на схему «</w:t>
      </w:r>
      <w:r w:rsidRPr="00F44219">
        <w:rPr>
          <w:rFonts w:ascii="Open Sans" w:hAnsi="Open Sans" w:cs="Open Sans"/>
          <w:sz w:val="18"/>
          <w:szCs w:val="18"/>
          <w:lang w:val="ru-RU"/>
        </w:rPr>
        <w:t>Схема стадии «Производство» в нотации BPMN: поиск уязвимостей</w:t>
      </w:r>
      <w:r>
        <w:rPr>
          <w:rFonts w:ascii="Open Sans" w:hAnsi="Open Sans" w:cs="Open Sans"/>
          <w:sz w:val="18"/>
          <w:szCs w:val="18"/>
          <w:lang w:val="ru-RU"/>
        </w:rPr>
        <w:t>»</w:t>
      </w:r>
      <w:r w:rsidRPr="00DD3709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  <w:lang w:val="ru-RU"/>
        </w:rPr>
        <w:t>после шага 4 «Разработка документа «Описание ролевой модели доступа»» как шаг 5.</w:t>
      </w:r>
    </w:p>
    <w:p w14:paraId="1CA1A7F0" w14:textId="2A81EEB5" w:rsidR="00D35639" w:rsidRPr="00542220" w:rsidRDefault="00D35639" w:rsidP="002314A2">
      <w:pPr>
        <w:spacing w:after="120"/>
        <w:ind w:left="709"/>
        <w:rPr>
          <w:rFonts w:ascii="Open Sans" w:hAnsi="Open Sans" w:cs="Open Sans"/>
          <w:sz w:val="18"/>
          <w:szCs w:val="18"/>
        </w:rPr>
      </w:pPr>
      <w:r w:rsidRPr="00542220">
        <w:rPr>
          <w:rFonts w:ascii="Open Sans" w:hAnsi="Open Sans" w:cs="Open Sans"/>
          <w:sz w:val="18"/>
          <w:szCs w:val="18"/>
        </w:rPr>
        <w:t xml:space="preserve">Исполнитель шага - </w:t>
      </w:r>
      <w:r w:rsidR="003A7416">
        <w:rPr>
          <w:rFonts w:ascii="Open Sans" w:hAnsi="Open Sans" w:cs="Open Sans"/>
          <w:sz w:val="18"/>
          <w:szCs w:val="18"/>
        </w:rPr>
        <w:t xml:space="preserve">Ответственный за управление </w:t>
      </w:r>
      <w:r w:rsidR="003A7416">
        <w:rPr>
          <w:rFonts w:ascii="Open Sans" w:hAnsi="Open Sans" w:cs="Open Sans"/>
          <w:sz w:val="18"/>
          <w:szCs w:val="18"/>
          <w:lang w:val="en-US"/>
        </w:rPr>
        <w:t>SoD</w:t>
      </w:r>
      <w:r w:rsidR="003A7416">
        <w:rPr>
          <w:rFonts w:ascii="Open Sans" w:hAnsi="Open Sans" w:cs="Open Sans"/>
          <w:sz w:val="18"/>
          <w:szCs w:val="18"/>
        </w:rPr>
        <w:t>-рисками в бизнес-процессе</w:t>
      </w:r>
      <w:r w:rsidRPr="00542220">
        <w:rPr>
          <w:rFonts w:ascii="Open Sans" w:hAnsi="Open Sans" w:cs="Open Sans"/>
          <w:sz w:val="18"/>
          <w:szCs w:val="18"/>
        </w:rPr>
        <w:t>.</w:t>
      </w:r>
    </w:p>
    <w:p w14:paraId="00B45B83" w14:textId="443AAEC6" w:rsidR="00D35639" w:rsidRDefault="005834C1" w:rsidP="002314A2">
      <w:pPr>
        <w:pStyle w:val="af2"/>
        <w:spacing w:after="120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noProof/>
          <w:sz w:val="18"/>
          <w:szCs w:val="18"/>
        </w:rPr>
        <w:drawing>
          <wp:inline distT="0" distB="0" distL="0" distR="0" wp14:anchorId="4644D588" wp14:editId="1D110167">
            <wp:extent cx="5056234" cy="2944091"/>
            <wp:effectExtent l="0" t="0" r="0" b="889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578" cy="2951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94D2" w14:textId="77777777" w:rsidR="00D35639" w:rsidRPr="00A234FE" w:rsidRDefault="00D35639" w:rsidP="00C95ABC">
      <w:pPr>
        <w:pStyle w:val="2"/>
        <w:numPr>
          <w:ilvl w:val="1"/>
          <w:numId w:val="42"/>
        </w:numPr>
        <w:rPr>
          <w:rFonts w:ascii="Open Sans" w:hAnsi="Open Sans" w:cs="Open Sans"/>
          <w:b w:val="0"/>
          <w:sz w:val="18"/>
          <w:szCs w:val="18"/>
        </w:rPr>
      </w:pPr>
      <w:r w:rsidRPr="00247EB9">
        <w:rPr>
          <w:rFonts w:ascii="Open Sans" w:eastAsiaTheme="minorHAnsi" w:hAnsi="Open Sans" w:cs="Open Sans"/>
          <w:bCs w:val="0"/>
          <w:kern w:val="0"/>
          <w:sz w:val="18"/>
          <w:szCs w:val="18"/>
          <w:lang w:eastAsia="en-US"/>
        </w:rPr>
        <w:t xml:space="preserve">Рекомендации для процесса «Порядок производства ИТ-решений. </w:t>
      </w:r>
      <w:r w:rsidRPr="00A234FE">
        <w:rPr>
          <w:rFonts w:ascii="Open Sans" w:eastAsiaTheme="minorHAnsi" w:hAnsi="Open Sans" w:cs="Open Sans"/>
          <w:bCs w:val="0"/>
          <w:kern w:val="0"/>
          <w:sz w:val="18"/>
          <w:szCs w:val="18"/>
          <w:lang w:eastAsia="en-US"/>
        </w:rPr>
        <w:t>Развитие ИС».</w:t>
      </w:r>
    </w:p>
    <w:p w14:paraId="50FE333D" w14:textId="77777777" w:rsidR="00D35639" w:rsidRDefault="00D35639" w:rsidP="002314A2">
      <w:pPr>
        <w:pStyle w:val="af2"/>
        <w:spacing w:after="120"/>
        <w:ind w:left="567"/>
        <w:rPr>
          <w:rFonts w:ascii="Open Sans" w:hAnsi="Open Sans" w:cs="Open Sans"/>
          <w:b/>
          <w:sz w:val="18"/>
          <w:szCs w:val="18"/>
          <w:lang w:val="ru-RU"/>
        </w:rPr>
      </w:pPr>
    </w:p>
    <w:p w14:paraId="43007F61" w14:textId="77777777" w:rsidR="00D35639" w:rsidRPr="007A76A6" w:rsidRDefault="00D35639" w:rsidP="00C95ABC">
      <w:pPr>
        <w:pStyle w:val="af2"/>
        <w:numPr>
          <w:ilvl w:val="0"/>
          <w:numId w:val="38"/>
        </w:numPr>
        <w:spacing w:after="120"/>
        <w:ind w:left="709"/>
        <w:rPr>
          <w:rFonts w:ascii="Open Sans" w:hAnsi="Open Sans" w:cs="Open Sans"/>
          <w:sz w:val="18"/>
          <w:szCs w:val="18"/>
          <w:lang w:val="ru-RU"/>
        </w:rPr>
      </w:pPr>
      <w:r w:rsidRPr="007A76A6">
        <w:rPr>
          <w:rFonts w:ascii="Open Sans" w:hAnsi="Open Sans" w:cs="Open Sans"/>
          <w:sz w:val="18"/>
          <w:szCs w:val="18"/>
          <w:lang w:val="ru-RU"/>
        </w:rPr>
        <w:t>Добавить на схему «Схема процесса «Порядок производства ИТ-решений. Развитие ИС» с указанием внутренних процессов Компании, в рамках которых выполняются действия данного процесса» процесс «Управление рисками конфликтов полномочий», ожидаемый результат – реестр рисков и технические правила разделения полномочий.</w:t>
      </w:r>
    </w:p>
    <w:p w14:paraId="05238C60" w14:textId="77777777" w:rsidR="00D35639" w:rsidRDefault="00D35639" w:rsidP="002314A2">
      <w:pPr>
        <w:pStyle w:val="af2"/>
        <w:spacing w:after="120"/>
        <w:ind w:left="0"/>
        <w:rPr>
          <w:rFonts w:ascii="Open Sans" w:hAnsi="Open Sans" w:cs="Open Sans"/>
          <w:sz w:val="18"/>
          <w:szCs w:val="18"/>
          <w:lang w:val="ru-RU"/>
        </w:rPr>
      </w:pPr>
    </w:p>
    <w:p w14:paraId="3FCCF413" w14:textId="1AD955A2" w:rsidR="00D35639" w:rsidRPr="007A76A6" w:rsidRDefault="00D35639" w:rsidP="002314A2">
      <w:pPr>
        <w:pStyle w:val="af2"/>
        <w:spacing w:after="120"/>
        <w:ind w:left="0"/>
        <w:jc w:val="both"/>
        <w:rPr>
          <w:rFonts w:ascii="Open Sans" w:hAnsi="Open Sans" w:cs="Open Sans"/>
          <w:sz w:val="18"/>
          <w:szCs w:val="18"/>
          <w:lang w:val="ru-RU"/>
        </w:rPr>
      </w:pPr>
      <w:r w:rsidRPr="007A76A6">
        <w:rPr>
          <w:rFonts w:ascii="Open Sans" w:hAnsi="Open Sans" w:cs="Open Sans"/>
          <w:sz w:val="18"/>
          <w:szCs w:val="18"/>
          <w:lang w:val="ru-RU"/>
        </w:rPr>
        <w:t>При каждом внесении изменений в уже существующую ИС рекомендуе</w:t>
      </w:r>
      <w:r w:rsidR="005365D4">
        <w:rPr>
          <w:rFonts w:ascii="Open Sans" w:hAnsi="Open Sans" w:cs="Open Sans"/>
          <w:sz w:val="18"/>
          <w:szCs w:val="18"/>
          <w:lang w:val="ru-RU"/>
        </w:rPr>
        <w:t>тся</w:t>
      </w:r>
      <w:r w:rsidRPr="007A76A6">
        <w:rPr>
          <w:rFonts w:ascii="Open Sans" w:hAnsi="Open Sans" w:cs="Open Sans"/>
          <w:sz w:val="18"/>
          <w:szCs w:val="18"/>
          <w:lang w:val="ru-RU"/>
        </w:rPr>
        <w:t xml:space="preserve"> добавить шаг проверки бизнес-процессов на появление новых рисков конфликтов полномочий и необходимость обновления реестра рисков конфликтов полномочий и технических правил разделения полномочий как обязательное требование для внедрения изменений к уже существующей ИС на стадии «Проектирование» и «Разработка» согласно схеме ниже:</w:t>
      </w:r>
    </w:p>
    <w:p w14:paraId="34BC5565" w14:textId="1929B2AC" w:rsidR="00D35639" w:rsidRDefault="005834C1" w:rsidP="002314A2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5834C1">
        <w:rPr>
          <w:rFonts w:ascii="Open Sans" w:hAnsi="Open Sans" w:cs="Open Sans"/>
          <w:noProof/>
          <w:sz w:val="18"/>
          <w:szCs w:val="18"/>
          <w:lang w:val="en-US" w:eastAsia="en-US"/>
        </w:rPr>
        <w:lastRenderedPageBreak/>
        <w:drawing>
          <wp:inline distT="0" distB="0" distL="0" distR="0" wp14:anchorId="67E97069" wp14:editId="14CDDFA6">
            <wp:extent cx="5037455" cy="1010920"/>
            <wp:effectExtent l="19050" t="19050" r="10795" b="1778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2661" r="786" b="32594"/>
                    <a:stretch/>
                  </pic:blipFill>
                  <pic:spPr bwMode="auto">
                    <a:xfrm>
                      <a:off x="0" y="0"/>
                      <a:ext cx="5043514" cy="10121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CB06" w14:textId="77777777" w:rsidR="00D35639" w:rsidRDefault="00D35639" w:rsidP="00C95ABC">
      <w:pPr>
        <w:pStyle w:val="af2"/>
        <w:numPr>
          <w:ilvl w:val="0"/>
          <w:numId w:val="30"/>
        </w:numPr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>Добавить шаг «Формирование / актуализация реестра рисков конфликтов полномочий» на стадию «Проектирование» на этап «А</w:t>
      </w:r>
      <w:r w:rsidRPr="005B0F75">
        <w:rPr>
          <w:rFonts w:ascii="Open Sans" w:hAnsi="Open Sans" w:cs="Open Sans"/>
          <w:sz w:val="18"/>
          <w:szCs w:val="18"/>
          <w:lang w:val="ru-RU"/>
        </w:rPr>
        <w:t>ктуализация документации</w:t>
      </w:r>
      <w:r>
        <w:rPr>
          <w:rFonts w:ascii="Open Sans" w:hAnsi="Open Sans" w:cs="Open Sans"/>
          <w:sz w:val="18"/>
          <w:szCs w:val="18"/>
          <w:lang w:val="ru-RU"/>
        </w:rPr>
        <w:t>» на схему «</w:t>
      </w:r>
      <w:r w:rsidRPr="005B0F75">
        <w:rPr>
          <w:rFonts w:ascii="Open Sans" w:hAnsi="Open Sans" w:cs="Open Sans"/>
          <w:sz w:val="18"/>
          <w:szCs w:val="18"/>
          <w:lang w:val="ru-RU"/>
        </w:rPr>
        <w:t>Схема этапа «Проектирование» в нотации BPMN: актуализация документации</w:t>
      </w:r>
      <w:r>
        <w:rPr>
          <w:rFonts w:ascii="Open Sans" w:hAnsi="Open Sans" w:cs="Open Sans"/>
          <w:sz w:val="18"/>
          <w:szCs w:val="18"/>
          <w:lang w:val="ru-RU"/>
        </w:rPr>
        <w:t>»</w:t>
      </w:r>
      <w:r w:rsidRPr="00DD3709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  <w:lang w:val="ru-RU"/>
        </w:rPr>
        <w:t>после шага 6 «Разработка архитектурной документации» как шаг 7.</w:t>
      </w:r>
    </w:p>
    <w:p w14:paraId="768D7C05" w14:textId="20168FD4" w:rsidR="00D35639" w:rsidRDefault="00D35639" w:rsidP="002314A2">
      <w:pPr>
        <w:pStyle w:val="af2"/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 xml:space="preserve">Исполнитель шага – </w:t>
      </w:r>
      <w:r w:rsidR="003A7416" w:rsidRPr="00981424">
        <w:rPr>
          <w:rFonts w:ascii="Open Sans" w:hAnsi="Open Sans" w:cs="Open Sans"/>
          <w:sz w:val="18"/>
          <w:szCs w:val="18"/>
          <w:lang w:val="ru-RU"/>
        </w:rPr>
        <w:t xml:space="preserve">Ответственный за управление </w:t>
      </w:r>
      <w:r w:rsidR="003A7416">
        <w:rPr>
          <w:rFonts w:ascii="Open Sans" w:hAnsi="Open Sans" w:cs="Open Sans"/>
          <w:sz w:val="18"/>
          <w:szCs w:val="18"/>
        </w:rPr>
        <w:t>SoD</w:t>
      </w:r>
      <w:r w:rsidR="003A7416" w:rsidRPr="00981424">
        <w:rPr>
          <w:rFonts w:ascii="Open Sans" w:hAnsi="Open Sans" w:cs="Open Sans"/>
          <w:sz w:val="18"/>
          <w:szCs w:val="18"/>
          <w:lang w:val="ru-RU"/>
        </w:rPr>
        <w:t>-рисками в бизнес-процессе</w:t>
      </w:r>
      <w:r>
        <w:rPr>
          <w:rFonts w:ascii="Open Sans" w:hAnsi="Open Sans" w:cs="Open Sans"/>
          <w:sz w:val="18"/>
          <w:szCs w:val="18"/>
          <w:lang w:val="ru-RU"/>
        </w:rPr>
        <w:t>.</w:t>
      </w:r>
    </w:p>
    <w:p w14:paraId="2CDBB9AA" w14:textId="77777777" w:rsidR="00D35639" w:rsidRDefault="00D35639" w:rsidP="002314A2">
      <w:pPr>
        <w:pStyle w:val="af2"/>
        <w:spacing w:after="120"/>
        <w:rPr>
          <w:rFonts w:ascii="Open Sans" w:hAnsi="Open Sans" w:cs="Open Sans"/>
          <w:sz w:val="18"/>
          <w:szCs w:val="18"/>
          <w:lang w:val="ru-RU"/>
        </w:rPr>
      </w:pPr>
      <w:r w:rsidRPr="005B0F75">
        <w:rPr>
          <w:rFonts w:ascii="Open Sans" w:hAnsi="Open Sans" w:cs="Open Sans"/>
          <w:noProof/>
          <w:sz w:val="18"/>
          <w:szCs w:val="18"/>
        </w:rPr>
        <w:drawing>
          <wp:inline distT="0" distB="0" distL="0" distR="0" wp14:anchorId="673F5977" wp14:editId="656C614E">
            <wp:extent cx="5900420" cy="2235200"/>
            <wp:effectExtent l="19050" t="19050" r="24130" b="1270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9675" cy="224249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9B743E" w14:textId="77777777" w:rsidR="00C103C4" w:rsidRDefault="00D35639" w:rsidP="00C95ABC">
      <w:pPr>
        <w:pStyle w:val="af2"/>
        <w:numPr>
          <w:ilvl w:val="0"/>
          <w:numId w:val="30"/>
        </w:numPr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>Добавить шаг «Формирование / актуализация технических правил разделения полномочий» на стадию «Разработка» на схему «</w:t>
      </w:r>
      <w:r w:rsidRPr="005B0F75">
        <w:rPr>
          <w:rFonts w:ascii="Open Sans" w:hAnsi="Open Sans" w:cs="Open Sans"/>
          <w:sz w:val="18"/>
          <w:szCs w:val="18"/>
          <w:lang w:val="ru-RU"/>
        </w:rPr>
        <w:t>Схема этапа «Разработка» в нотации BPMN</w:t>
      </w:r>
      <w:r>
        <w:rPr>
          <w:rFonts w:ascii="Open Sans" w:hAnsi="Open Sans" w:cs="Open Sans"/>
          <w:sz w:val="18"/>
          <w:szCs w:val="18"/>
          <w:lang w:val="ru-RU"/>
        </w:rPr>
        <w:t>»</w:t>
      </w:r>
      <w:r w:rsidRPr="00DD3709">
        <w:rPr>
          <w:rFonts w:ascii="Open Sans" w:hAnsi="Open Sans" w:cs="Open Sans"/>
          <w:sz w:val="18"/>
          <w:szCs w:val="18"/>
          <w:lang w:val="ru-RU"/>
        </w:rPr>
        <w:t xml:space="preserve"> </w:t>
      </w:r>
      <w:r>
        <w:rPr>
          <w:rFonts w:ascii="Open Sans" w:hAnsi="Open Sans" w:cs="Open Sans"/>
          <w:sz w:val="18"/>
          <w:szCs w:val="18"/>
          <w:lang w:val="ru-RU"/>
        </w:rPr>
        <w:t>после шага 5 «Разработка / актуализация документа «Описание ролевой модели доступа»» как шаг 6.</w:t>
      </w:r>
    </w:p>
    <w:p w14:paraId="046E6D54" w14:textId="522D8C82" w:rsidR="00D35639" w:rsidRDefault="00D35639" w:rsidP="00C103C4">
      <w:pPr>
        <w:pStyle w:val="af2"/>
        <w:spacing w:after="120"/>
        <w:jc w:val="both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sz w:val="18"/>
          <w:szCs w:val="18"/>
          <w:lang w:val="ru-RU"/>
        </w:rPr>
        <w:t xml:space="preserve">Исполнитель шага - </w:t>
      </w:r>
      <w:r w:rsidR="003A7416" w:rsidRPr="00981424">
        <w:rPr>
          <w:rFonts w:ascii="Open Sans" w:hAnsi="Open Sans" w:cs="Open Sans"/>
          <w:sz w:val="18"/>
          <w:szCs w:val="18"/>
          <w:lang w:val="ru-RU"/>
        </w:rPr>
        <w:t xml:space="preserve">Ответственный за управление </w:t>
      </w:r>
      <w:r w:rsidR="003A7416">
        <w:rPr>
          <w:rFonts w:ascii="Open Sans" w:hAnsi="Open Sans" w:cs="Open Sans"/>
          <w:sz w:val="18"/>
          <w:szCs w:val="18"/>
        </w:rPr>
        <w:t>SoD</w:t>
      </w:r>
      <w:r w:rsidR="003A7416" w:rsidRPr="00981424">
        <w:rPr>
          <w:rFonts w:ascii="Open Sans" w:hAnsi="Open Sans" w:cs="Open Sans"/>
          <w:sz w:val="18"/>
          <w:szCs w:val="18"/>
          <w:lang w:val="ru-RU"/>
        </w:rPr>
        <w:t>-рисками в бизнес-процессе</w:t>
      </w:r>
      <w:r>
        <w:rPr>
          <w:rFonts w:ascii="Open Sans" w:hAnsi="Open Sans" w:cs="Open Sans"/>
          <w:sz w:val="18"/>
          <w:szCs w:val="18"/>
          <w:lang w:val="ru-RU"/>
        </w:rPr>
        <w:t>.</w:t>
      </w:r>
    </w:p>
    <w:p w14:paraId="1B64D655" w14:textId="64C26193" w:rsidR="00D35639" w:rsidRPr="006808C6" w:rsidRDefault="008A4276" w:rsidP="00D35639">
      <w:pPr>
        <w:pStyle w:val="af2"/>
        <w:spacing w:before="120" w:after="120"/>
        <w:rPr>
          <w:rFonts w:ascii="Open Sans" w:hAnsi="Open Sans" w:cs="Open Sans"/>
          <w:sz w:val="18"/>
          <w:szCs w:val="18"/>
          <w:lang w:val="ru-RU"/>
        </w:rPr>
      </w:pPr>
      <w:r>
        <w:rPr>
          <w:rFonts w:ascii="Open Sans" w:hAnsi="Open Sans" w:cs="Open Sans"/>
          <w:noProof/>
          <w:sz w:val="18"/>
          <w:szCs w:val="18"/>
        </w:rPr>
        <w:drawing>
          <wp:inline distT="0" distB="0" distL="0" distR="0" wp14:anchorId="325F45E8" wp14:editId="69082147">
            <wp:extent cx="5851493" cy="2854037"/>
            <wp:effectExtent l="0" t="0" r="0" b="3810"/>
            <wp:docPr id="38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72" cy="2858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F31CE" w14:textId="77777777" w:rsidR="00D35639" w:rsidRPr="00F17C98" w:rsidRDefault="00D35639" w:rsidP="00D35639">
      <w:pPr>
        <w:spacing w:after="0"/>
        <w:ind w:left="0"/>
        <w:rPr>
          <w:rFonts w:ascii="Open Sans" w:hAnsi="Open Sans" w:cs="Open Sans"/>
          <w:sz w:val="18"/>
          <w:szCs w:val="18"/>
          <w:u w:val="single"/>
        </w:rPr>
      </w:pPr>
    </w:p>
    <w:p w14:paraId="58A664C8" w14:textId="77777777" w:rsidR="00D35639" w:rsidRDefault="00D35639" w:rsidP="00D35639">
      <w:pPr>
        <w:pStyle w:val="af2"/>
        <w:spacing w:after="0"/>
        <w:rPr>
          <w:rFonts w:ascii="Open Sans" w:hAnsi="Open Sans" w:cs="Open Sans"/>
          <w:sz w:val="18"/>
          <w:szCs w:val="18"/>
          <w:lang w:val="ru-RU"/>
        </w:rPr>
      </w:pPr>
    </w:p>
    <w:p w14:paraId="0275284C" w14:textId="77777777" w:rsidR="00D35639" w:rsidRDefault="00D35639" w:rsidP="00D35639">
      <w:pPr>
        <w:pStyle w:val="af2"/>
        <w:spacing w:after="0"/>
        <w:rPr>
          <w:rFonts w:ascii="Open Sans" w:hAnsi="Open Sans" w:cs="Open Sans"/>
          <w:sz w:val="18"/>
          <w:szCs w:val="18"/>
          <w:lang w:val="ru-RU"/>
        </w:rPr>
      </w:pPr>
    </w:p>
    <w:p w14:paraId="6397A4B4" w14:textId="77777777" w:rsidR="00D35639" w:rsidRDefault="00D35639" w:rsidP="00D35639">
      <w:pPr>
        <w:pStyle w:val="af2"/>
        <w:spacing w:after="0"/>
        <w:rPr>
          <w:rFonts w:ascii="Open Sans" w:hAnsi="Open Sans" w:cs="Open Sans"/>
          <w:sz w:val="18"/>
          <w:szCs w:val="18"/>
          <w:lang w:val="ru-RU"/>
        </w:rPr>
      </w:pPr>
    </w:p>
    <w:p w14:paraId="4B9676F7" w14:textId="77777777" w:rsidR="00D35639" w:rsidRPr="002A53D9" w:rsidRDefault="00D35639" w:rsidP="00D35639">
      <w:pPr>
        <w:pStyle w:val="af2"/>
        <w:spacing w:after="0"/>
        <w:rPr>
          <w:rFonts w:ascii="Open Sans" w:hAnsi="Open Sans" w:cs="Open Sans"/>
          <w:sz w:val="18"/>
          <w:szCs w:val="18"/>
          <w:lang w:val="ru-RU"/>
        </w:rPr>
      </w:pPr>
    </w:p>
    <w:p w14:paraId="665ECFF3" w14:textId="77777777" w:rsidR="00D35639" w:rsidRDefault="00D35639" w:rsidP="00D35639">
      <w:pPr>
        <w:spacing w:after="0"/>
        <w:rPr>
          <w:rFonts w:ascii="Open Sans" w:hAnsi="Open Sans" w:cs="Open Sans"/>
          <w:sz w:val="18"/>
          <w:szCs w:val="18"/>
        </w:rPr>
      </w:pPr>
    </w:p>
    <w:p w14:paraId="241375D2" w14:textId="77777777" w:rsidR="008C7DD1" w:rsidRDefault="008C7DD1" w:rsidP="006C0750">
      <w:pPr>
        <w:spacing w:after="0"/>
        <w:ind w:left="0"/>
        <w:rPr>
          <w:rFonts w:ascii="Open Sans" w:hAnsi="Open Sans" w:cs="Open Sans"/>
          <w:b/>
          <w:sz w:val="18"/>
          <w:szCs w:val="18"/>
        </w:rPr>
        <w:sectPr w:rsidR="008C7DD1" w:rsidSect="00A33D07">
          <w:footerReference w:type="default" r:id="rId30"/>
          <w:pgSz w:w="11906" w:h="16838" w:code="9"/>
          <w:pgMar w:top="816" w:right="567" w:bottom="1134" w:left="1134" w:header="709" w:footer="709" w:gutter="0"/>
          <w:cols w:space="720"/>
          <w:docGrid w:linePitch="272"/>
        </w:sectPr>
      </w:pPr>
    </w:p>
    <w:p w14:paraId="0D767928" w14:textId="03AC5CDB" w:rsidR="0044134D" w:rsidRDefault="0044134D" w:rsidP="00A32563">
      <w:pPr>
        <w:pStyle w:val="1"/>
        <w:numPr>
          <w:ilvl w:val="0"/>
          <w:numId w:val="0"/>
        </w:numPr>
      </w:pPr>
      <w:bookmarkStart w:id="217" w:name="_Toc233097783"/>
      <w:bookmarkEnd w:id="190"/>
      <w:r>
        <w:rPr>
          <w:lang w:eastAsia="en-US"/>
        </w:rPr>
        <w:lastRenderedPageBreak/>
        <w:t xml:space="preserve">Приложение </w:t>
      </w:r>
      <w:r w:rsidR="005E6D2A">
        <w:rPr>
          <w:lang w:eastAsia="en-US"/>
        </w:rPr>
        <w:t>3</w:t>
      </w:r>
      <w:r>
        <w:rPr>
          <w:lang w:eastAsia="en-US"/>
        </w:rPr>
        <w:t xml:space="preserve">. </w:t>
      </w:r>
      <w:r w:rsidRPr="008862AF">
        <w:t>Рекомендации к БП Управл</w:t>
      </w:r>
      <w:r w:rsidR="000B7953">
        <w:t>ение ролевой моделью и Процедуре</w:t>
      </w:r>
      <w:r w:rsidRPr="008862AF">
        <w:t xml:space="preserve"> предоставления доступ</w:t>
      </w:r>
      <w:r w:rsidR="00846CA5">
        <w:t>а</w:t>
      </w:r>
      <w:bookmarkEnd w:id="217"/>
    </w:p>
    <w:p w14:paraId="15129BFF" w14:textId="77777777" w:rsidR="0044134D" w:rsidRPr="007F5C89" w:rsidRDefault="0044134D" w:rsidP="003264A7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7F5C89">
        <w:rPr>
          <w:rFonts w:ascii="Open Sans" w:hAnsi="Open Sans" w:cs="Open Sans"/>
          <w:sz w:val="18"/>
          <w:szCs w:val="18"/>
        </w:rPr>
        <w:t>Ниже представлен перечень рекомендаций к целевым процессам управления ролевыми моделями и предоставления доступов пользователям, разработанных для управления рисками конфликтов полномочий.</w:t>
      </w:r>
    </w:p>
    <w:p w14:paraId="78D55983" w14:textId="77777777" w:rsidR="0044134D" w:rsidRPr="00A32563" w:rsidRDefault="0044134D" w:rsidP="00C95ABC">
      <w:pPr>
        <w:pStyle w:val="2"/>
        <w:numPr>
          <w:ilvl w:val="0"/>
          <w:numId w:val="45"/>
        </w:numPr>
        <w:tabs>
          <w:tab w:val="clear" w:pos="720"/>
          <w:tab w:val="left" w:pos="284"/>
        </w:tabs>
        <w:ind w:left="0" w:firstLine="0"/>
        <w:rPr>
          <w:rFonts w:ascii="Open Sans" w:hAnsi="Open Sans" w:cs="Open Sans"/>
          <w:iCs/>
          <w:kern w:val="0"/>
          <w:sz w:val="18"/>
          <w:szCs w:val="18"/>
        </w:rPr>
      </w:pPr>
      <w:r w:rsidRPr="00A32563">
        <w:rPr>
          <w:rFonts w:ascii="Open Sans" w:hAnsi="Open Sans" w:cs="Open Sans"/>
          <w:bCs w:val="0"/>
          <w:kern w:val="0"/>
          <w:sz w:val="18"/>
          <w:szCs w:val="18"/>
        </w:rPr>
        <w:t>Рекомендации к процессу «Управление Ролевыми моделями и Процедурой предоставления доступа в системах ТОРГ».</w:t>
      </w:r>
    </w:p>
    <w:p w14:paraId="18A4CA2A" w14:textId="2277EFDA" w:rsidR="0044134D" w:rsidRPr="007F5C89" w:rsidRDefault="0044134D" w:rsidP="009E5157">
      <w:pPr>
        <w:pStyle w:val="af2"/>
        <w:numPr>
          <w:ilvl w:val="0"/>
          <w:numId w:val="15"/>
        </w:numPr>
        <w:spacing w:after="120" w:line="259" w:lineRule="auto"/>
        <w:ind w:left="993" w:hanging="633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Для подпроцесса «Создание / изменение Ролевой модели»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04EC7E7C" w14:textId="77777777" w:rsidR="0044134D" w:rsidRPr="00430C0E" w:rsidRDefault="0044134D" w:rsidP="00C95ABC">
      <w:pPr>
        <w:pStyle w:val="af2"/>
        <w:numPr>
          <w:ilvl w:val="0"/>
          <w:numId w:val="12"/>
        </w:numPr>
        <w:spacing w:after="120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Добавить следующее разветвление после согласования доработки на шаге 1.4 «Согласование работником ОУД»:</w:t>
      </w:r>
    </w:p>
    <w:p w14:paraId="7FBD0A9F" w14:textId="77777777" w:rsidR="0044134D" w:rsidRPr="00430C0E" w:rsidRDefault="0044134D" w:rsidP="003264A7">
      <w:pPr>
        <w:spacing w:after="0"/>
        <w:ind w:left="2268"/>
        <w:rPr>
          <w:rFonts w:ascii="Open Sans" w:hAnsi="Open Sans" w:cs="Open Sans"/>
          <w:sz w:val="18"/>
          <w:szCs w:val="18"/>
        </w:rPr>
      </w:pPr>
      <w:r w:rsidRPr="00430C0E">
        <w:rPr>
          <w:rFonts w:ascii="Open Sans" w:hAnsi="Open Sans" w:cs="Open Sans"/>
          <w:sz w:val="18"/>
          <w:szCs w:val="18"/>
        </w:rPr>
        <w:t>- при наличии конфликтов полномочий следует переход к шагу 1.5 «Согласование SoD».</w:t>
      </w:r>
    </w:p>
    <w:p w14:paraId="124D8314" w14:textId="77777777" w:rsidR="0044134D" w:rsidRPr="00430C0E" w:rsidRDefault="0044134D" w:rsidP="003264A7">
      <w:pPr>
        <w:spacing w:after="120"/>
        <w:ind w:left="2268"/>
        <w:rPr>
          <w:rFonts w:ascii="Open Sans" w:hAnsi="Open Sans" w:cs="Open Sans"/>
          <w:sz w:val="18"/>
          <w:szCs w:val="18"/>
        </w:rPr>
      </w:pPr>
      <w:r w:rsidRPr="00430C0E">
        <w:rPr>
          <w:rFonts w:ascii="Open Sans" w:hAnsi="Open Sans" w:cs="Open Sans"/>
          <w:sz w:val="18"/>
          <w:szCs w:val="18"/>
        </w:rPr>
        <w:t>- при отсутствии конфликтов полномочий следует переход к шагу 1.6 «Перенос в продуктив».</w:t>
      </w:r>
    </w:p>
    <w:p w14:paraId="1D2EA96B" w14:textId="77777777" w:rsidR="0044134D" w:rsidRPr="00430C0E" w:rsidRDefault="0044134D" w:rsidP="00C95ABC">
      <w:pPr>
        <w:pStyle w:val="af2"/>
        <w:numPr>
          <w:ilvl w:val="0"/>
          <w:numId w:val="12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Скорректировать для шага 1.5 «Согласование SoD»:</w:t>
      </w:r>
    </w:p>
    <w:p w14:paraId="222628B1" w14:textId="79C04864" w:rsidR="0044134D" w:rsidRPr="00430C0E" w:rsidRDefault="0044134D" w:rsidP="00C95ABC">
      <w:pPr>
        <w:pStyle w:val="af2"/>
        <w:numPr>
          <w:ilvl w:val="0"/>
          <w:numId w:val="13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исполнителя на </w:t>
      </w:r>
      <w:r w:rsidR="006E1AFD" w:rsidRPr="006E1AFD">
        <w:rPr>
          <w:rFonts w:ascii="Open Sans" w:hAnsi="Open Sans" w:cs="Open Sans"/>
          <w:bCs/>
          <w:sz w:val="18"/>
          <w:szCs w:val="18"/>
          <w:lang w:val="ru-RU"/>
        </w:rPr>
        <w:t xml:space="preserve">Ответственного за управление </w:t>
      </w:r>
      <w:r w:rsidR="006E1AFD">
        <w:rPr>
          <w:rFonts w:ascii="Open Sans" w:hAnsi="Open Sans" w:cs="Open Sans"/>
          <w:bCs/>
          <w:sz w:val="18"/>
          <w:szCs w:val="18"/>
        </w:rPr>
        <w:t>SoD</w:t>
      </w:r>
      <w:r w:rsidR="006E1AFD" w:rsidRPr="006E1AFD"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="006E1AFD" w:rsidRPr="006E1AFD" w:rsidDel="00B76D93">
        <w:rPr>
          <w:rFonts w:ascii="Open Sans" w:hAnsi="Open Sans" w:cs="Open Sans"/>
          <w:sz w:val="18"/>
          <w:szCs w:val="18"/>
          <w:lang w:val="ru-RU"/>
        </w:rPr>
        <w:t xml:space="preserve"> </w:t>
      </w: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(убрать метку автоматического шага).</w:t>
      </w:r>
    </w:p>
    <w:p w14:paraId="2CF3D855" w14:textId="77777777" w:rsidR="0044134D" w:rsidRPr="00430C0E" w:rsidRDefault="0044134D" w:rsidP="00C95ABC">
      <w:pPr>
        <w:pStyle w:val="af2"/>
        <w:numPr>
          <w:ilvl w:val="0"/>
          <w:numId w:val="13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отсылку ко внешнему подпроцессу на «Выявление и устранение конфликтов на уровне роли» процесса «Управление рисками конфликтов полномочий».</w:t>
      </w:r>
    </w:p>
    <w:p w14:paraId="21BEFA0A" w14:textId="77777777" w:rsidR="0044134D" w:rsidRPr="00430C0E" w:rsidRDefault="0044134D" w:rsidP="00C95ABC">
      <w:pPr>
        <w:pStyle w:val="af2"/>
        <w:numPr>
          <w:ilvl w:val="0"/>
          <w:numId w:val="13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используемые документы на «Реестр рисков конфликтов полномочий» и «Технические правила разделения полномочий».</w:t>
      </w:r>
    </w:p>
    <w:p w14:paraId="368B1E36" w14:textId="77777777" w:rsidR="0044134D" w:rsidRPr="00430C0E" w:rsidRDefault="0044134D" w:rsidP="00C95ABC">
      <w:pPr>
        <w:pStyle w:val="af2"/>
        <w:numPr>
          <w:ilvl w:val="0"/>
          <w:numId w:val="13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выход из шага на следующее разветвление:</w:t>
      </w:r>
    </w:p>
    <w:p w14:paraId="1212C986" w14:textId="77777777" w:rsidR="0044134D" w:rsidRPr="00430C0E" w:rsidRDefault="0044134D" w:rsidP="003264A7">
      <w:pPr>
        <w:pStyle w:val="af2"/>
        <w:spacing w:after="120"/>
        <w:ind w:left="2213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устранении конфликтов полномочий в роли путем корректировки документов «Реестр рисков конфликтов полномочий» и «Технические правила разделения полномочий» в случае, если выявленный риск неактуален, следует переход к шагу 1.6 «Перенос в продуктив».</w:t>
      </w:r>
    </w:p>
    <w:p w14:paraId="75C9CD3A" w14:textId="77777777" w:rsidR="0044134D" w:rsidRPr="00430C0E" w:rsidRDefault="0044134D" w:rsidP="003264A7">
      <w:pPr>
        <w:pStyle w:val="af2"/>
        <w:spacing w:after="0"/>
        <w:ind w:left="2213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- при необходимости внести корректировки в роль для устранения конфликта полномочий следует переход к шагу 1.2 «Изменение роли». </w:t>
      </w: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br/>
      </w:r>
    </w:p>
    <w:p w14:paraId="59D32913" w14:textId="3CDC6C81" w:rsidR="0044134D" w:rsidRPr="007F5C89" w:rsidRDefault="0044134D" w:rsidP="009E5157">
      <w:pPr>
        <w:pStyle w:val="af2"/>
        <w:numPr>
          <w:ilvl w:val="0"/>
          <w:numId w:val="15"/>
        </w:numPr>
        <w:spacing w:after="120" w:line="259" w:lineRule="auto"/>
        <w:ind w:left="993" w:hanging="633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Для подпроцесса «Создание / изменение пакетной роли»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14DB9340" w14:textId="77777777" w:rsidR="0044134D" w:rsidRPr="00430C0E" w:rsidRDefault="0044134D" w:rsidP="00C95ABC">
      <w:pPr>
        <w:pStyle w:val="af2"/>
        <w:numPr>
          <w:ilvl w:val="0"/>
          <w:numId w:val="14"/>
        </w:numPr>
        <w:spacing w:after="120" w:line="259" w:lineRule="auto"/>
        <w:ind w:left="1418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Добавить следующее разветвление после согласования пакетной роли на шаге 2.5 «Согласование работником ОУД» для пакетной роли для штатной должности / орг. единицы и на шаге 2.8 «Согласование пакетной роли с динамическими условиями работником ОУД» для пакетной роли с динамическими условиями:</w:t>
      </w:r>
    </w:p>
    <w:p w14:paraId="46ACAD74" w14:textId="77777777" w:rsidR="0044134D" w:rsidRPr="00430C0E" w:rsidRDefault="0044134D" w:rsidP="003264A7">
      <w:pPr>
        <w:pStyle w:val="af2"/>
        <w:spacing w:after="0"/>
        <w:ind w:left="2268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 - при наличии конфликтов полномочий следует переход к шагу «Согласование SoD» - добавить шаг (см. п. А 2.2.).</w:t>
      </w:r>
    </w:p>
    <w:p w14:paraId="6987259D" w14:textId="77777777" w:rsidR="0044134D" w:rsidRPr="00430C0E" w:rsidRDefault="0044134D" w:rsidP="003264A7">
      <w:pPr>
        <w:pStyle w:val="af2"/>
        <w:spacing w:after="120"/>
        <w:ind w:left="2268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отсутствии конфликтов полномочий следует переход к завершению процесса «Пакетная роль создана / изменена».</w:t>
      </w:r>
    </w:p>
    <w:p w14:paraId="1AB628AE" w14:textId="77777777" w:rsidR="0044134D" w:rsidRPr="00430C0E" w:rsidRDefault="0044134D" w:rsidP="00C95ABC">
      <w:pPr>
        <w:pStyle w:val="af2"/>
        <w:numPr>
          <w:ilvl w:val="0"/>
          <w:numId w:val="14"/>
        </w:numPr>
        <w:spacing w:after="0" w:line="259" w:lineRule="auto"/>
        <w:ind w:left="1418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Указать для нового шага «Согласование SoD»:</w:t>
      </w:r>
    </w:p>
    <w:p w14:paraId="59434984" w14:textId="68A96BA2" w:rsidR="0044134D" w:rsidRPr="00430C0E" w:rsidRDefault="006E1AFD" w:rsidP="00C95ABC">
      <w:pPr>
        <w:pStyle w:val="af2"/>
        <w:numPr>
          <w:ilvl w:val="0"/>
          <w:numId w:val="16"/>
        </w:numPr>
        <w:spacing w:after="0" w:line="259" w:lineRule="auto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6E1AFD">
        <w:rPr>
          <w:rFonts w:ascii="Open Sans" w:hAnsi="Open Sans" w:cs="Open Sans"/>
          <w:bCs/>
          <w:sz w:val="18"/>
          <w:szCs w:val="18"/>
          <w:lang w:val="ru-RU"/>
        </w:rPr>
        <w:t xml:space="preserve">Ответственного за управление </w:t>
      </w:r>
      <w:r>
        <w:rPr>
          <w:rFonts w:ascii="Open Sans" w:hAnsi="Open Sans" w:cs="Open Sans"/>
          <w:bCs/>
          <w:sz w:val="18"/>
          <w:szCs w:val="18"/>
        </w:rPr>
        <w:t>SoD</w:t>
      </w:r>
      <w:r w:rsidRPr="006E1AFD"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Pr="006E1AFD" w:rsidDel="00B76D93">
        <w:rPr>
          <w:rFonts w:ascii="Open Sans" w:hAnsi="Open Sans" w:cs="Open Sans"/>
          <w:sz w:val="18"/>
          <w:szCs w:val="18"/>
          <w:lang w:val="ru-RU"/>
        </w:rPr>
        <w:t xml:space="preserve"> </w:t>
      </w:r>
      <w:r w:rsidR="0044134D"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как исполнителя.</w:t>
      </w:r>
    </w:p>
    <w:p w14:paraId="05683C0A" w14:textId="77777777" w:rsidR="0044134D" w:rsidRPr="00430C0E" w:rsidRDefault="0044134D" w:rsidP="00C95ABC">
      <w:pPr>
        <w:pStyle w:val="af2"/>
        <w:numPr>
          <w:ilvl w:val="0"/>
          <w:numId w:val="16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отсылку ко внешнему подпроцессу «Выявление и устранение конфликтов на уровне роли» процесса «Управление рисками конфликтов полномочий».</w:t>
      </w:r>
    </w:p>
    <w:p w14:paraId="0AD3F6CC" w14:textId="77777777" w:rsidR="0044134D" w:rsidRPr="00430C0E" w:rsidRDefault="0044134D" w:rsidP="00C95ABC">
      <w:pPr>
        <w:pStyle w:val="af2"/>
        <w:numPr>
          <w:ilvl w:val="0"/>
          <w:numId w:val="16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используемые документы «Реестр рисков конфликтов полномочий» и «Технические правила разделения полномочий».</w:t>
      </w:r>
    </w:p>
    <w:p w14:paraId="00AF9534" w14:textId="77777777" w:rsidR="0044134D" w:rsidRPr="00430C0E" w:rsidRDefault="0044134D" w:rsidP="00C95ABC">
      <w:pPr>
        <w:pStyle w:val="af2"/>
        <w:numPr>
          <w:ilvl w:val="0"/>
          <w:numId w:val="16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используемую систему «Система управления рисками и полномочиями ТОРГ (Торг. GRC Access Control)».</w:t>
      </w:r>
    </w:p>
    <w:p w14:paraId="6AFB9BFE" w14:textId="77777777" w:rsidR="0044134D" w:rsidRPr="00430C0E" w:rsidRDefault="0044134D" w:rsidP="00C95ABC">
      <w:pPr>
        <w:pStyle w:val="af2"/>
        <w:numPr>
          <w:ilvl w:val="0"/>
          <w:numId w:val="16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выход из шага как следующее разветвление:</w:t>
      </w:r>
    </w:p>
    <w:p w14:paraId="519C50A4" w14:textId="77777777" w:rsidR="0044134D" w:rsidRPr="00430C0E" w:rsidRDefault="0044134D" w:rsidP="003264A7">
      <w:pPr>
        <w:pStyle w:val="af2"/>
        <w:spacing w:after="120"/>
        <w:ind w:left="2187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устранении конфликтов полномочий в роли путем корректировки документов «Реестр рисков конфликтов полномочий» и «Технические правила разделения полномочий» в случае, если выявленный риск неактуален, следует переход к завершению процесса «Пакетная роль создана / изменена».</w:t>
      </w:r>
    </w:p>
    <w:p w14:paraId="74CE8236" w14:textId="77777777" w:rsidR="0044134D" w:rsidRPr="00430C0E" w:rsidRDefault="0044134D" w:rsidP="003264A7">
      <w:pPr>
        <w:pStyle w:val="af2"/>
        <w:spacing w:after="120"/>
        <w:ind w:left="2187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- при необходимости внести корректировки в роль для устранения конфликта полномочий следует переход к шагу 2.2 «Создание / изменение пакетной роли». </w:t>
      </w:r>
    </w:p>
    <w:p w14:paraId="31663B44" w14:textId="77777777" w:rsidR="0044134D" w:rsidRDefault="0044134D" w:rsidP="003264A7">
      <w:pPr>
        <w:pStyle w:val="af2"/>
        <w:spacing w:after="120"/>
        <w:rPr>
          <w:color w:val="000000"/>
          <w:lang w:val="ru-RU"/>
        </w:rPr>
      </w:pPr>
    </w:p>
    <w:p w14:paraId="39FC7E0A" w14:textId="4A14D22F" w:rsidR="0044134D" w:rsidRPr="007F5C89" w:rsidRDefault="0044134D" w:rsidP="009E5157">
      <w:pPr>
        <w:pStyle w:val="af2"/>
        <w:numPr>
          <w:ilvl w:val="0"/>
          <w:numId w:val="15"/>
        </w:numPr>
        <w:tabs>
          <w:tab w:val="left" w:pos="993"/>
        </w:tabs>
        <w:spacing w:after="120"/>
        <w:ind w:left="993" w:hanging="633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lastRenderedPageBreak/>
        <w:t>Для подпроцесса «Процедура предоставления доступа»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267C1369" w14:textId="77777777" w:rsidR="0044134D" w:rsidRPr="00430C0E" w:rsidRDefault="0044134D" w:rsidP="00C95ABC">
      <w:pPr>
        <w:pStyle w:val="af2"/>
        <w:numPr>
          <w:ilvl w:val="0"/>
          <w:numId w:val="17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Добавить следующее разветвление после согласования запроса на доступ на шаге 3.4 «Согласование работником ОУД»:</w:t>
      </w:r>
    </w:p>
    <w:p w14:paraId="01016B74" w14:textId="77777777" w:rsidR="0044134D" w:rsidRPr="00430C0E" w:rsidRDefault="0044134D" w:rsidP="003264A7">
      <w:pPr>
        <w:pStyle w:val="af2"/>
        <w:spacing w:after="120"/>
        <w:ind w:left="2127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наличии конфликтов полномочий следует переход к шагу 3.5 «Согласование SoD».</w:t>
      </w:r>
    </w:p>
    <w:p w14:paraId="2E83FF7B" w14:textId="77777777" w:rsidR="0044134D" w:rsidRPr="00430C0E" w:rsidRDefault="0044134D" w:rsidP="003264A7">
      <w:pPr>
        <w:pStyle w:val="af2"/>
        <w:spacing w:after="120"/>
        <w:ind w:left="2126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отсутствии конфликтов полномочий следует переход к шагам 3.6 «Предоставление доступа» / 3.7 «Ручное предоставление доступа».</w:t>
      </w:r>
    </w:p>
    <w:p w14:paraId="54CC4893" w14:textId="77777777" w:rsidR="0044134D" w:rsidRPr="00430C0E" w:rsidRDefault="0044134D" w:rsidP="00C95ABC">
      <w:pPr>
        <w:pStyle w:val="af2"/>
        <w:numPr>
          <w:ilvl w:val="0"/>
          <w:numId w:val="17"/>
        </w:numPr>
        <w:spacing w:before="120" w:after="0" w:line="259" w:lineRule="auto"/>
        <w:ind w:left="1434" w:hanging="357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Скорректировать для шага 3.5 «Согласование SoD»:</w:t>
      </w:r>
    </w:p>
    <w:p w14:paraId="3C091C3C" w14:textId="775A7AB1" w:rsidR="0044134D" w:rsidRPr="00430C0E" w:rsidRDefault="0044134D" w:rsidP="00C95ABC">
      <w:pPr>
        <w:pStyle w:val="af2"/>
        <w:numPr>
          <w:ilvl w:val="0"/>
          <w:numId w:val="18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исполнителя на </w:t>
      </w:r>
      <w:r w:rsidR="006E1AFD" w:rsidRPr="002E3D93">
        <w:rPr>
          <w:rFonts w:ascii="Open Sans" w:hAnsi="Open Sans" w:cs="Open Sans"/>
          <w:bCs/>
          <w:sz w:val="18"/>
          <w:szCs w:val="18"/>
          <w:lang w:val="ru-RU"/>
        </w:rPr>
        <w:t xml:space="preserve">Ответственного за управление </w:t>
      </w:r>
      <w:r w:rsidR="006E1AFD">
        <w:rPr>
          <w:rFonts w:ascii="Open Sans" w:hAnsi="Open Sans" w:cs="Open Sans"/>
          <w:bCs/>
          <w:sz w:val="18"/>
          <w:szCs w:val="18"/>
        </w:rPr>
        <w:t>SoD</w:t>
      </w:r>
      <w:r w:rsidR="006E1AFD" w:rsidRPr="002E3D93">
        <w:rPr>
          <w:rFonts w:ascii="Open Sans" w:hAnsi="Open Sans" w:cs="Open Sans"/>
          <w:bCs/>
          <w:sz w:val="18"/>
          <w:szCs w:val="18"/>
          <w:lang w:val="ru-RU"/>
        </w:rPr>
        <w:t>-рисками в бизнес-процессе</w:t>
      </w:r>
      <w:r w:rsidR="006E1AFD" w:rsidRPr="002E3D93" w:rsidDel="00B76D93">
        <w:rPr>
          <w:rFonts w:ascii="Open Sans" w:hAnsi="Open Sans" w:cs="Open Sans"/>
          <w:sz w:val="18"/>
          <w:szCs w:val="18"/>
          <w:lang w:val="ru-RU"/>
        </w:rPr>
        <w:t xml:space="preserve"> </w:t>
      </w: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полномочий.</w:t>
      </w:r>
    </w:p>
    <w:p w14:paraId="448D1073" w14:textId="77777777" w:rsidR="0044134D" w:rsidRPr="00430C0E" w:rsidRDefault="0044134D" w:rsidP="00C95ABC">
      <w:pPr>
        <w:pStyle w:val="af2"/>
        <w:numPr>
          <w:ilvl w:val="0"/>
          <w:numId w:val="18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метку автоматического шага (убрать, т.к. шаг не автоматический).</w:t>
      </w:r>
    </w:p>
    <w:p w14:paraId="72BCDFC5" w14:textId="77777777" w:rsidR="0044134D" w:rsidRPr="00430C0E" w:rsidRDefault="0044134D" w:rsidP="00C95ABC">
      <w:pPr>
        <w:pStyle w:val="af2"/>
        <w:numPr>
          <w:ilvl w:val="0"/>
          <w:numId w:val="18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отсылку ко внешнему подпроцессу на «Выявление и устранение конфликтов на уровне пользователей» процесса «Управление рисками конфликтов полномочий».</w:t>
      </w:r>
    </w:p>
    <w:p w14:paraId="52E17A28" w14:textId="77777777" w:rsidR="0044134D" w:rsidRPr="00430C0E" w:rsidRDefault="0044134D" w:rsidP="00C95ABC">
      <w:pPr>
        <w:pStyle w:val="af2"/>
        <w:numPr>
          <w:ilvl w:val="0"/>
          <w:numId w:val="18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используемые документы на «Реестр рисков конфликтов полномочий» и «Технические правила разделения полномочий».</w:t>
      </w:r>
    </w:p>
    <w:p w14:paraId="2F183875" w14:textId="77777777" w:rsidR="0044134D" w:rsidRPr="00430C0E" w:rsidRDefault="0044134D" w:rsidP="00C95ABC">
      <w:pPr>
        <w:pStyle w:val="af2"/>
        <w:numPr>
          <w:ilvl w:val="0"/>
          <w:numId w:val="18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используемую систему «Система управления рисками и полномочиями ТОРГ (Торг. GRC Access Control)».</w:t>
      </w:r>
    </w:p>
    <w:p w14:paraId="4F3AB7DF" w14:textId="77777777" w:rsidR="0044134D" w:rsidRPr="00430C0E" w:rsidRDefault="0044134D" w:rsidP="00C95ABC">
      <w:pPr>
        <w:pStyle w:val="af2"/>
        <w:numPr>
          <w:ilvl w:val="0"/>
          <w:numId w:val="18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выход из шага как следующее разветвление:</w:t>
      </w:r>
    </w:p>
    <w:p w14:paraId="1AACB7E9" w14:textId="77777777" w:rsidR="0044134D" w:rsidRPr="00430C0E" w:rsidRDefault="0044134D" w:rsidP="003264A7">
      <w:pPr>
        <w:pStyle w:val="af2"/>
        <w:spacing w:after="120"/>
        <w:ind w:left="216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принятии риска конфликтов полномочий у пользователя следует переход к шагам 3.6 «Предоставление доступа» / 3.7 «Ручное предоставление доступа».</w:t>
      </w:r>
    </w:p>
    <w:p w14:paraId="6F182D93" w14:textId="77777777" w:rsidR="0044134D" w:rsidRPr="00430C0E" w:rsidRDefault="0044134D" w:rsidP="003264A7">
      <w:pPr>
        <w:pStyle w:val="af2"/>
        <w:spacing w:after="120"/>
        <w:ind w:left="216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отклонении конфликтной роли в запросе следует переход к завершению процесса «Доступ не предоставлен».</w:t>
      </w:r>
    </w:p>
    <w:p w14:paraId="4C841570" w14:textId="77777777" w:rsidR="0044134D" w:rsidRPr="00A32563" w:rsidRDefault="0044134D" w:rsidP="00C95ABC">
      <w:pPr>
        <w:pStyle w:val="2"/>
        <w:numPr>
          <w:ilvl w:val="0"/>
          <w:numId w:val="45"/>
        </w:numPr>
        <w:tabs>
          <w:tab w:val="clear" w:pos="720"/>
          <w:tab w:val="left" w:pos="284"/>
        </w:tabs>
        <w:ind w:left="0" w:firstLine="0"/>
        <w:rPr>
          <w:rFonts w:ascii="Open Sans" w:hAnsi="Open Sans" w:cs="Open Sans"/>
          <w:bCs w:val="0"/>
          <w:kern w:val="0"/>
          <w:sz w:val="18"/>
          <w:szCs w:val="18"/>
        </w:rPr>
      </w:pPr>
      <w:r w:rsidRPr="00247EB9">
        <w:rPr>
          <w:rFonts w:ascii="Open Sans" w:hAnsi="Open Sans" w:cs="Open Sans"/>
          <w:bCs w:val="0"/>
          <w:kern w:val="0"/>
          <w:sz w:val="18"/>
          <w:szCs w:val="18"/>
        </w:rPr>
        <w:t>Рекомендации к процессу «Управление Ролевыми моделями и Процедурой предоставления доступа».</w:t>
      </w:r>
    </w:p>
    <w:p w14:paraId="20485FA3" w14:textId="71C3BCE9" w:rsidR="0044134D" w:rsidRPr="007F5C89" w:rsidRDefault="0044134D" w:rsidP="009E5157">
      <w:pPr>
        <w:pStyle w:val="af2"/>
        <w:numPr>
          <w:ilvl w:val="0"/>
          <w:numId w:val="50"/>
        </w:numPr>
        <w:tabs>
          <w:tab w:val="left" w:pos="993"/>
        </w:tabs>
        <w:spacing w:after="120"/>
        <w:ind w:left="1134" w:hanging="774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Для подпроцесса «Создание / изменение Ролевой модели»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5143F5A0" w14:textId="674FF661" w:rsidR="0028707A" w:rsidRDefault="0028707A" w:rsidP="00C95ABC">
      <w:pPr>
        <w:pStyle w:val="af2"/>
        <w:numPr>
          <w:ilvl w:val="0"/>
          <w:numId w:val="23"/>
        </w:numPr>
        <w:spacing w:after="120"/>
        <w:contextualSpacing w:val="0"/>
        <w:rPr>
          <w:ins w:id="218" w:author="Kanashina, Aleksandra" w:date="2026-06-22T15:29:00Z"/>
          <w:rFonts w:ascii="Open Sans" w:eastAsia="Times New Roman" w:hAnsi="Open Sans" w:cs="Open Sans"/>
          <w:sz w:val="18"/>
          <w:szCs w:val="18"/>
          <w:lang w:val="ru-RU" w:eastAsia="ru-RU"/>
        </w:rPr>
      </w:pPr>
      <w:ins w:id="219" w:author="Kanashina, Aleksandra" w:date="2026-06-22T15:29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>Зафиксировать требование к спецификации на разработку новой роли / корректировку существующей роли о том, что новая / изменяемая роль не должна содержать внутри себя риски конфликтов пол</w:t>
        </w:r>
      </w:ins>
      <w:ins w:id="220" w:author="Kanashina, Aleksandra" w:date="2026-06-22T15:30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номочий. </w:t>
        </w:r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br/>
          <w:t>Ответственный за выполнение данного требования – Инициатор заявки на создание / изменение роли.</w:t>
        </w:r>
      </w:ins>
    </w:p>
    <w:p w14:paraId="2BD6A357" w14:textId="517FF92D" w:rsidR="0044134D" w:rsidRPr="007F5C89" w:rsidRDefault="0044134D" w:rsidP="009E5157">
      <w:pPr>
        <w:pStyle w:val="af2"/>
        <w:numPr>
          <w:ilvl w:val="0"/>
          <w:numId w:val="50"/>
        </w:numPr>
        <w:tabs>
          <w:tab w:val="left" w:pos="993"/>
        </w:tabs>
        <w:spacing w:after="120"/>
        <w:ind w:left="1134" w:hanging="774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Для подпроцесса «Создание / изменение пакетной роли»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09B66986" w14:textId="29DF82CB" w:rsidR="009E5157" w:rsidRDefault="009E5157" w:rsidP="009E5157">
      <w:pPr>
        <w:pStyle w:val="af2"/>
        <w:numPr>
          <w:ilvl w:val="0"/>
          <w:numId w:val="19"/>
        </w:numPr>
        <w:spacing w:after="120"/>
        <w:ind w:left="1418" w:hanging="340"/>
        <w:contextualSpacing w:val="0"/>
        <w:rPr>
          <w:ins w:id="221" w:author="Kanashina, Aleksandra" w:date="2026-06-22T17:42:00Z"/>
          <w:rFonts w:ascii="Open Sans" w:eastAsia="Times New Roman" w:hAnsi="Open Sans" w:cs="Open Sans"/>
          <w:sz w:val="18"/>
          <w:szCs w:val="18"/>
          <w:lang w:val="ru-RU" w:eastAsia="ru-RU"/>
        </w:rPr>
      </w:pPr>
      <w:ins w:id="222" w:author="Kanashina, Aleksandra" w:date="2026-06-22T17:42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Зафиксировать требование к спецификации на разработку новой </w:t>
        </w:r>
      </w:ins>
      <w:ins w:id="223" w:author="Kanashina, Aleksandra" w:date="2026-06-22T17:48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пакетной </w:t>
        </w:r>
      </w:ins>
      <w:ins w:id="224" w:author="Kanashina, Aleksandra" w:date="2026-06-22T17:42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роли / корректировку существующей </w:t>
        </w:r>
      </w:ins>
      <w:ins w:id="225" w:author="Kanashina, Aleksandra" w:date="2026-06-22T17:48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пакетной </w:t>
        </w:r>
      </w:ins>
      <w:ins w:id="226" w:author="Kanashina, Aleksandra" w:date="2026-06-22T17:42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роли о том, что новая / изменяемая </w:t>
        </w:r>
      </w:ins>
      <w:ins w:id="227" w:author="Kanashina, Aleksandra" w:date="2026-06-22T17:48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пакетная </w:t>
        </w:r>
      </w:ins>
      <w:ins w:id="228" w:author="Kanashina, Aleksandra" w:date="2026-06-22T17:42:00Z"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t xml:space="preserve">роль не должна содержать внутри себя риски конфликтов полномочий. </w:t>
        </w:r>
        <w:r>
          <w:rPr>
            <w:rFonts w:ascii="Open Sans" w:eastAsia="Times New Roman" w:hAnsi="Open Sans" w:cs="Open Sans"/>
            <w:sz w:val="18"/>
            <w:szCs w:val="18"/>
            <w:lang w:val="ru-RU" w:eastAsia="ru-RU"/>
          </w:rPr>
          <w:br/>
          <w:t>Ответственный за выполнение данного требования – Инициатор заявки на создание / изменение роли.</w:t>
        </w:r>
      </w:ins>
    </w:p>
    <w:p w14:paraId="09D94168" w14:textId="46A371C1" w:rsidR="0044134D" w:rsidRPr="007F5C89" w:rsidRDefault="0044134D" w:rsidP="009E5157">
      <w:pPr>
        <w:pStyle w:val="af2"/>
        <w:numPr>
          <w:ilvl w:val="0"/>
          <w:numId w:val="50"/>
        </w:numPr>
        <w:tabs>
          <w:tab w:val="left" w:pos="993"/>
        </w:tabs>
        <w:spacing w:after="120"/>
        <w:ind w:left="1134" w:hanging="774"/>
        <w:rPr>
          <w:rFonts w:ascii="Open Sans" w:eastAsia="Times New Roman" w:hAnsi="Open Sans" w:cs="Open Sans"/>
          <w:b/>
          <w:sz w:val="18"/>
          <w:szCs w:val="18"/>
          <w:lang w:val="ru-RU" w:eastAsia="ru-RU"/>
        </w:rPr>
      </w:pP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Для подпроцесса «Процедура предоставления доступа» рекомендуе</w:t>
      </w:r>
      <w:r w:rsidR="005365D4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тся</w:t>
      </w:r>
      <w:r w:rsidRPr="007F5C89">
        <w:rPr>
          <w:rFonts w:ascii="Open Sans" w:eastAsia="Times New Roman" w:hAnsi="Open Sans" w:cs="Open Sans"/>
          <w:b/>
          <w:sz w:val="18"/>
          <w:szCs w:val="18"/>
          <w:lang w:val="ru-RU" w:eastAsia="ru-RU"/>
        </w:rPr>
        <w:t>:</w:t>
      </w:r>
    </w:p>
    <w:p w14:paraId="6EAEEEF2" w14:textId="77777777" w:rsidR="0044134D" w:rsidRPr="00430C0E" w:rsidRDefault="0044134D" w:rsidP="00C95ABC">
      <w:pPr>
        <w:pStyle w:val="af2"/>
        <w:numPr>
          <w:ilvl w:val="0"/>
          <w:numId w:val="20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Добавить следующее разветвление:</w:t>
      </w:r>
    </w:p>
    <w:p w14:paraId="4811B4A5" w14:textId="77777777" w:rsidR="0044134D" w:rsidRPr="00430C0E" w:rsidRDefault="0044134D" w:rsidP="00C95ABC">
      <w:pPr>
        <w:pStyle w:val="af2"/>
        <w:numPr>
          <w:ilvl w:val="0"/>
          <w:numId w:val="21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при наличии конфликтов полномочий следует переход к шагу «Согласование SoD» - добавить шаг (см. п. B 3.2.).</w:t>
      </w:r>
    </w:p>
    <w:p w14:paraId="6A4C0C29" w14:textId="77777777" w:rsidR="0044134D" w:rsidRPr="00430C0E" w:rsidRDefault="0044134D" w:rsidP="00C95ABC">
      <w:pPr>
        <w:pStyle w:val="af2"/>
        <w:numPr>
          <w:ilvl w:val="0"/>
          <w:numId w:val="21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при отсутствии конфликтов полномочий следует переход к шагам 3.5 «Предоставление доступа» / 3.6 «Ручное предоставление доступа».</w:t>
      </w:r>
    </w:p>
    <w:p w14:paraId="027B6228" w14:textId="77777777" w:rsidR="0044134D" w:rsidRPr="00430C0E" w:rsidRDefault="0044134D" w:rsidP="003264A7">
      <w:pPr>
        <w:pStyle w:val="af2"/>
        <w:spacing w:after="120"/>
        <w:ind w:left="1134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Вход в указанное разветвление осуществляется из:</w:t>
      </w:r>
    </w:p>
    <w:p w14:paraId="5271432A" w14:textId="77777777" w:rsidR="0044134D" w:rsidRPr="00430C0E" w:rsidRDefault="0044134D" w:rsidP="00C95ABC">
      <w:pPr>
        <w:pStyle w:val="af2"/>
        <w:numPr>
          <w:ilvl w:val="0"/>
          <w:numId w:val="21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шага 3.4 «Анализ информации».</w:t>
      </w:r>
    </w:p>
    <w:p w14:paraId="5E2A89A9" w14:textId="77777777" w:rsidR="0044134D" w:rsidRPr="00430C0E" w:rsidRDefault="0044134D" w:rsidP="00C95ABC">
      <w:pPr>
        <w:pStyle w:val="af2"/>
        <w:numPr>
          <w:ilvl w:val="0"/>
          <w:numId w:val="21"/>
        </w:numPr>
        <w:spacing w:after="120" w:line="259" w:lineRule="auto"/>
        <w:ind w:hanging="357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шага 3.3 «Согласование заявки на предоставление доступа» при условии согласовании заявки на доступ. </w:t>
      </w:r>
    </w:p>
    <w:p w14:paraId="31B0C803" w14:textId="77777777" w:rsidR="0044134D" w:rsidRPr="00430C0E" w:rsidRDefault="0044134D" w:rsidP="00C95ABC">
      <w:pPr>
        <w:pStyle w:val="af2"/>
        <w:numPr>
          <w:ilvl w:val="0"/>
          <w:numId w:val="20"/>
        </w:numPr>
        <w:spacing w:after="0" w:line="259" w:lineRule="auto"/>
        <w:ind w:hanging="357"/>
        <w:contextualSpacing w:val="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Указать для нового шага «Согласование SoD»:</w:t>
      </w:r>
    </w:p>
    <w:p w14:paraId="65F5E139" w14:textId="2B751B6E" w:rsidR="0044134D" w:rsidRPr="00430C0E" w:rsidRDefault="002E3D93" w:rsidP="00C95ABC">
      <w:pPr>
        <w:pStyle w:val="af2"/>
        <w:numPr>
          <w:ilvl w:val="0"/>
          <w:numId w:val="22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2E3D93">
        <w:rPr>
          <w:rFonts w:ascii="Open Sans" w:eastAsia="Times New Roman" w:hAnsi="Open Sans" w:cs="Open Sans"/>
          <w:sz w:val="18"/>
          <w:szCs w:val="18"/>
          <w:lang w:val="ru-RU" w:eastAsia="ru-RU"/>
        </w:rPr>
        <w:t xml:space="preserve">Ответственного за управление SoD-рисками в бизнес-процессе </w:t>
      </w:r>
      <w:r w:rsidR="0044134D"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как исполнителя.</w:t>
      </w:r>
    </w:p>
    <w:p w14:paraId="24CE2226" w14:textId="77777777" w:rsidR="0044134D" w:rsidRPr="00430C0E" w:rsidRDefault="0044134D" w:rsidP="00C95ABC">
      <w:pPr>
        <w:pStyle w:val="af2"/>
        <w:numPr>
          <w:ilvl w:val="0"/>
          <w:numId w:val="22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отсылку ко внешнему подпроцессу «Выявление и устранение конфликтов на уровне пользователя» процесса «Управление рисками конфликтов полномочий».</w:t>
      </w:r>
    </w:p>
    <w:p w14:paraId="1300C880" w14:textId="77777777" w:rsidR="0044134D" w:rsidRPr="00430C0E" w:rsidRDefault="0044134D" w:rsidP="00C95ABC">
      <w:pPr>
        <w:pStyle w:val="af2"/>
        <w:numPr>
          <w:ilvl w:val="0"/>
          <w:numId w:val="22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используемые документы «Реестр рисков конфликтов полномочий» и «Технические правила разделения полномочий».</w:t>
      </w:r>
    </w:p>
    <w:p w14:paraId="20188EEC" w14:textId="77777777" w:rsidR="0044134D" w:rsidRPr="00430C0E" w:rsidRDefault="0044134D" w:rsidP="00C95ABC">
      <w:pPr>
        <w:pStyle w:val="af2"/>
        <w:numPr>
          <w:ilvl w:val="0"/>
          <w:numId w:val="22"/>
        </w:numPr>
        <w:spacing w:after="12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используемую систему «Автоматизированная система управления доступом».</w:t>
      </w:r>
    </w:p>
    <w:p w14:paraId="692FC4F4" w14:textId="77777777" w:rsidR="0044134D" w:rsidRPr="00430C0E" w:rsidRDefault="0044134D" w:rsidP="00C95ABC">
      <w:pPr>
        <w:pStyle w:val="af2"/>
        <w:numPr>
          <w:ilvl w:val="0"/>
          <w:numId w:val="22"/>
        </w:numPr>
        <w:spacing w:after="120" w:line="259" w:lineRule="auto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lastRenderedPageBreak/>
        <w:t>выход из шага как следующее разветвление:</w:t>
      </w:r>
    </w:p>
    <w:p w14:paraId="68A3C0F2" w14:textId="77777777" w:rsidR="0044134D" w:rsidRPr="00430C0E" w:rsidRDefault="0044134D" w:rsidP="003264A7">
      <w:pPr>
        <w:pStyle w:val="af2"/>
        <w:spacing w:after="120"/>
        <w:ind w:left="216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принятии риска конфликтов полномочий у пользователя следует переход к шагам 3.5 «Предоставление доступа» / 3.6 «Ручное предоставление доступа».</w:t>
      </w:r>
    </w:p>
    <w:p w14:paraId="6D2DEADD" w14:textId="77777777" w:rsidR="0044134D" w:rsidRPr="00430C0E" w:rsidRDefault="0044134D" w:rsidP="003264A7">
      <w:pPr>
        <w:pStyle w:val="af2"/>
        <w:spacing w:after="120"/>
        <w:ind w:left="2160"/>
        <w:rPr>
          <w:rFonts w:ascii="Open Sans" w:eastAsia="Times New Roman" w:hAnsi="Open Sans" w:cs="Open Sans"/>
          <w:sz w:val="18"/>
          <w:szCs w:val="18"/>
          <w:lang w:val="ru-RU" w:eastAsia="ru-RU"/>
        </w:rPr>
      </w:pPr>
      <w:r w:rsidRPr="00430C0E">
        <w:rPr>
          <w:rFonts w:ascii="Open Sans" w:eastAsia="Times New Roman" w:hAnsi="Open Sans" w:cs="Open Sans"/>
          <w:sz w:val="18"/>
          <w:szCs w:val="18"/>
          <w:lang w:val="ru-RU" w:eastAsia="ru-RU"/>
        </w:rPr>
        <w:t>- при отклонении конфликтной роли в запросе следует переход к завершению процесса «Доступ не предоставлен».</w:t>
      </w:r>
    </w:p>
    <w:p w14:paraId="35C63D07" w14:textId="77777777" w:rsidR="00ED23F4" w:rsidRDefault="00ED23F4" w:rsidP="006C0750">
      <w:pPr>
        <w:ind w:left="0"/>
        <w:jc w:val="left"/>
        <w:rPr>
          <w:rFonts w:eastAsia="MS Mincho"/>
        </w:rPr>
        <w:sectPr w:rsidR="00ED23F4" w:rsidSect="001253BC">
          <w:footerReference w:type="default" r:id="rId31"/>
          <w:pgSz w:w="11906" w:h="16838" w:code="9"/>
          <w:pgMar w:top="1140" w:right="566" w:bottom="1531" w:left="1276" w:header="709" w:footer="709" w:gutter="0"/>
          <w:cols w:space="720"/>
          <w:docGrid w:linePitch="272"/>
        </w:sectPr>
      </w:pPr>
    </w:p>
    <w:p w14:paraId="1FF6976B" w14:textId="2328D9FF" w:rsidR="006C0750" w:rsidRDefault="009E60BB" w:rsidP="002148D3">
      <w:pPr>
        <w:pStyle w:val="1"/>
        <w:numPr>
          <w:ilvl w:val="0"/>
          <w:numId w:val="0"/>
        </w:numPr>
        <w:tabs>
          <w:tab w:val="clear" w:pos="720"/>
          <w:tab w:val="left" w:pos="993"/>
        </w:tabs>
        <w:rPr>
          <w:lang w:eastAsia="en-US"/>
        </w:rPr>
      </w:pPr>
      <w:bookmarkStart w:id="230" w:name="_Toc233097784"/>
      <w:r>
        <w:rPr>
          <w:lang w:eastAsia="en-US"/>
        </w:rPr>
        <w:lastRenderedPageBreak/>
        <w:t xml:space="preserve">Приложение </w:t>
      </w:r>
      <w:r w:rsidR="005E6D2A">
        <w:rPr>
          <w:lang w:eastAsia="en-US"/>
        </w:rPr>
        <w:t>4</w:t>
      </w:r>
      <w:r w:rsidR="00D8527F">
        <w:rPr>
          <w:lang w:eastAsia="en-US"/>
        </w:rPr>
        <w:t>.</w:t>
      </w:r>
      <w:r>
        <w:rPr>
          <w:lang w:eastAsia="en-US"/>
        </w:rPr>
        <w:t xml:space="preserve"> </w:t>
      </w:r>
      <w:r w:rsidR="00353941" w:rsidRPr="00353941">
        <w:rPr>
          <w:lang w:eastAsia="en-US"/>
        </w:rPr>
        <w:t>Оценка трудозатрат для поддержания процесса управления рисками конфликтов полномочий на примере системы ТО</w:t>
      </w:r>
      <w:r w:rsidR="00353941" w:rsidRPr="00861E16">
        <w:rPr>
          <w:lang w:eastAsia="en-US"/>
        </w:rPr>
        <w:t>РГ ERP</w:t>
      </w:r>
      <w:bookmarkEnd w:id="230"/>
    </w:p>
    <w:p w14:paraId="713FDE21" w14:textId="551088C3" w:rsidR="00CA0973" w:rsidRPr="00CA0973" w:rsidRDefault="00CA0973" w:rsidP="00CA0973">
      <w:pPr>
        <w:spacing w:after="120"/>
        <w:ind w:left="0"/>
        <w:rPr>
          <w:rFonts w:ascii="Open Sans" w:hAnsi="Open Sans" w:cs="Open Sans"/>
          <w:sz w:val="18"/>
          <w:szCs w:val="18"/>
        </w:rPr>
      </w:pPr>
      <w:r w:rsidRPr="00CA0973">
        <w:rPr>
          <w:rFonts w:ascii="Open Sans" w:hAnsi="Open Sans" w:cs="Open Sans"/>
          <w:sz w:val="18"/>
          <w:szCs w:val="18"/>
        </w:rPr>
        <w:t>Ниже представлены целевые и нормативные трудозатраты</w:t>
      </w:r>
      <w:r w:rsidR="005708BF">
        <w:rPr>
          <w:rFonts w:ascii="Open Sans" w:hAnsi="Open Sans" w:cs="Open Sans"/>
          <w:sz w:val="18"/>
          <w:szCs w:val="18"/>
        </w:rPr>
        <w:t>, рассчитанные ДРТ по итогам проведения пилота,</w:t>
      </w:r>
      <w:r w:rsidRPr="00CA0973">
        <w:rPr>
          <w:rFonts w:ascii="Open Sans" w:hAnsi="Open Sans" w:cs="Open Sans"/>
          <w:sz w:val="18"/>
          <w:szCs w:val="18"/>
        </w:rPr>
        <w:t xml:space="preserve"> в человеко-часах и FTE в месяц для поддержания процесса управления рисками конфликтов полномочий для каждой ключевой роли</w:t>
      </w:r>
      <w:r w:rsidR="005708BF">
        <w:rPr>
          <w:rFonts w:ascii="Open Sans" w:hAnsi="Open Sans" w:cs="Open Sans"/>
          <w:sz w:val="18"/>
          <w:szCs w:val="18"/>
        </w:rPr>
        <w:t xml:space="preserve"> процесса</w:t>
      </w:r>
      <w:r w:rsidRPr="00CA0973">
        <w:rPr>
          <w:rFonts w:ascii="Open Sans" w:hAnsi="Open Sans" w:cs="Open Sans"/>
          <w:sz w:val="18"/>
          <w:szCs w:val="18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75"/>
        <w:gridCol w:w="2975"/>
        <w:gridCol w:w="2976"/>
        <w:gridCol w:w="2976"/>
        <w:gridCol w:w="2976"/>
      </w:tblGrid>
      <w:tr w:rsidR="00CA0973" w14:paraId="12CDE6C9" w14:textId="77777777" w:rsidTr="00CA0973">
        <w:tc>
          <w:tcPr>
            <w:tcW w:w="2975" w:type="dxa"/>
            <w:shd w:val="clear" w:color="auto" w:fill="92D050"/>
          </w:tcPr>
          <w:p w14:paraId="527ABAA4" w14:textId="304FFBE2" w:rsidR="00CA0973" w:rsidRPr="00CA0973" w:rsidRDefault="00CA0973" w:rsidP="00CA0973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Роль участника процесса</w:t>
            </w:r>
          </w:p>
        </w:tc>
        <w:tc>
          <w:tcPr>
            <w:tcW w:w="2975" w:type="dxa"/>
            <w:shd w:val="clear" w:color="auto" w:fill="969696" w:themeFill="accent3"/>
          </w:tcPr>
          <w:p w14:paraId="49570C28" w14:textId="53E52FF6" w:rsidR="00CA0973" w:rsidRPr="00CA0973" w:rsidRDefault="00CA0973" w:rsidP="00CA0973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 xml:space="preserve">Человеко-часы в месяц </w:t>
            </w:r>
            <w:ins w:id="231" w:author="Kanashina, Aleksandra" w:date="2026-06-23T12:36:00Z">
              <w:r>
                <w:rPr>
                  <w:rFonts w:ascii="Open Sans" w:eastAsia="MS Mincho" w:hAnsi="Open Sans" w:cs="Open Sans"/>
                  <w:b/>
                  <w:color w:val="FFFFFF" w:themeColor="background1"/>
                  <w:sz w:val="16"/>
                  <w:szCs w:val="18"/>
                  <w:lang w:eastAsia="en-US" w:bidi="en-US"/>
                </w:rPr>
                <w:br/>
              </w:r>
            </w:ins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(целевые значения до пилота)</w:t>
            </w:r>
          </w:p>
        </w:tc>
        <w:tc>
          <w:tcPr>
            <w:tcW w:w="2976" w:type="dxa"/>
            <w:shd w:val="clear" w:color="auto" w:fill="969696" w:themeFill="accent3"/>
          </w:tcPr>
          <w:p w14:paraId="2B7A278F" w14:textId="4949EB0C" w:rsidR="00CA0973" w:rsidRPr="00CA0973" w:rsidRDefault="00CA0973" w:rsidP="00CA0973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 xml:space="preserve">Трудозатраты в месяц, FTE </w:t>
            </w:r>
            <w:ins w:id="232" w:author="Kanashina, Aleksandra" w:date="2026-06-23T12:36:00Z">
              <w:r>
                <w:rPr>
                  <w:rFonts w:ascii="Open Sans" w:eastAsia="MS Mincho" w:hAnsi="Open Sans" w:cs="Open Sans"/>
                  <w:b/>
                  <w:color w:val="FFFFFF" w:themeColor="background1"/>
                  <w:sz w:val="16"/>
                  <w:szCs w:val="18"/>
                  <w:lang w:eastAsia="en-US" w:bidi="en-US"/>
                </w:rPr>
                <w:br/>
              </w:r>
            </w:ins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(целевые значения до пилота)</w:t>
            </w:r>
          </w:p>
        </w:tc>
        <w:tc>
          <w:tcPr>
            <w:tcW w:w="2976" w:type="dxa"/>
            <w:shd w:val="clear" w:color="auto" w:fill="92D050"/>
          </w:tcPr>
          <w:p w14:paraId="084C684D" w14:textId="75F5202C" w:rsidR="00CA0973" w:rsidRPr="00CA0973" w:rsidRDefault="00CA0973" w:rsidP="00CA0973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Нормативные значения человеко-часов в месяц</w:t>
            </w:r>
          </w:p>
        </w:tc>
        <w:tc>
          <w:tcPr>
            <w:tcW w:w="2976" w:type="dxa"/>
            <w:shd w:val="clear" w:color="auto" w:fill="92D050"/>
          </w:tcPr>
          <w:p w14:paraId="764A1328" w14:textId="57E0259A" w:rsidR="00CA0973" w:rsidRPr="00CA0973" w:rsidRDefault="00CA0973" w:rsidP="00CA0973">
            <w:pPr>
              <w:spacing w:after="0"/>
              <w:ind w:left="0"/>
              <w:jc w:val="center"/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</w:pPr>
            <w:r w:rsidRPr="00CA0973">
              <w:rPr>
                <w:rFonts w:ascii="Open Sans" w:eastAsia="MS Mincho" w:hAnsi="Open Sans" w:cs="Open Sans"/>
                <w:b/>
                <w:color w:val="FFFFFF" w:themeColor="background1"/>
                <w:sz w:val="16"/>
                <w:szCs w:val="18"/>
                <w:lang w:eastAsia="en-US" w:bidi="en-US"/>
              </w:rPr>
              <w:t>Нормативные значения трудозатрат в месяц, FTE</w:t>
            </w:r>
          </w:p>
        </w:tc>
      </w:tr>
      <w:tr w:rsidR="00CA0973" w14:paraId="2F9B67AF" w14:textId="77777777" w:rsidTr="00CA0973">
        <w:tc>
          <w:tcPr>
            <w:tcW w:w="2975" w:type="dxa"/>
          </w:tcPr>
          <w:p w14:paraId="001B6D3D" w14:textId="75DC3CEC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Ответственный за управление SoD-рисками в БП</w:t>
            </w:r>
            <w:r>
              <w:rPr>
                <w:rFonts w:ascii="Open Sans" w:hAnsi="Open Sans" w:cs="Open Sans"/>
                <w:sz w:val="18"/>
                <w:szCs w:val="18"/>
              </w:rPr>
              <w:t xml:space="preserve"> </w:t>
            </w:r>
            <w:r w:rsidR="009A552F">
              <w:rPr>
                <w:rFonts w:ascii="Open Sans" w:hAnsi="Open Sans" w:cs="Open Sans"/>
                <w:sz w:val="18"/>
                <w:szCs w:val="18"/>
              </w:rPr>
              <w:t>(</w:t>
            </w:r>
            <w:r>
              <w:rPr>
                <w:rFonts w:ascii="Open Sans" w:hAnsi="Open Sans" w:cs="Open Sans"/>
                <w:sz w:val="18"/>
                <w:szCs w:val="18"/>
              </w:rPr>
              <w:t>в расчете на 1 БП</w:t>
            </w:r>
            <w:r w:rsidR="009A552F">
              <w:rPr>
                <w:rFonts w:ascii="Open Sans" w:hAnsi="Open Sans" w:cs="Open Sans"/>
                <w:sz w:val="18"/>
                <w:szCs w:val="18"/>
              </w:rPr>
              <w:t>)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373A63D3" w14:textId="701BE61C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>
              <w:rPr>
                <w:rFonts w:ascii="Open Sans" w:hAnsi="Open Sans" w:cs="Open Sans"/>
                <w:b/>
                <w:sz w:val="18"/>
                <w:szCs w:val="18"/>
              </w:rPr>
              <w:t>29,67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56146500" w14:textId="43ECD6A4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0,19</w:t>
            </w:r>
          </w:p>
        </w:tc>
        <w:tc>
          <w:tcPr>
            <w:tcW w:w="2976" w:type="dxa"/>
            <w:vAlign w:val="center"/>
          </w:tcPr>
          <w:p w14:paraId="6773A6EF" w14:textId="4DC2D67B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43,83</w:t>
            </w:r>
          </w:p>
        </w:tc>
        <w:tc>
          <w:tcPr>
            <w:tcW w:w="2976" w:type="dxa"/>
            <w:vAlign w:val="center"/>
          </w:tcPr>
          <w:p w14:paraId="5AD81B47" w14:textId="59CB6827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0,27</w:t>
            </w:r>
          </w:p>
        </w:tc>
      </w:tr>
      <w:tr w:rsidR="00CA0973" w14:paraId="7F46CA9D" w14:textId="77777777" w:rsidTr="00CA0973">
        <w:tc>
          <w:tcPr>
            <w:tcW w:w="2975" w:type="dxa"/>
          </w:tcPr>
          <w:p w14:paraId="77E565D5" w14:textId="61E468B3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Специалист по правам доступа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3680A499" w14:textId="5BD8DBF1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74,67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0037641E" w14:textId="5FBE56C1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0,47</w:t>
            </w:r>
          </w:p>
        </w:tc>
        <w:tc>
          <w:tcPr>
            <w:tcW w:w="2976" w:type="dxa"/>
            <w:vAlign w:val="center"/>
          </w:tcPr>
          <w:p w14:paraId="680880E7" w14:textId="08D635F4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11,67</w:t>
            </w:r>
          </w:p>
        </w:tc>
        <w:tc>
          <w:tcPr>
            <w:tcW w:w="2976" w:type="dxa"/>
            <w:vAlign w:val="center"/>
          </w:tcPr>
          <w:p w14:paraId="29460BFE" w14:textId="6D7F14A3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0,07</w:t>
            </w:r>
          </w:p>
        </w:tc>
      </w:tr>
      <w:tr w:rsidR="00CA0973" w14:paraId="47DE9474" w14:textId="77777777" w:rsidTr="00CA0973">
        <w:tc>
          <w:tcPr>
            <w:tcW w:w="2975" w:type="dxa"/>
          </w:tcPr>
          <w:p w14:paraId="59D7E3D7" w14:textId="23D0D2F1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Инициатор заявки на изменение роли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4A4CA438" w14:textId="3818998A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50,00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7944CE82" w14:textId="4995C650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0,31</w:t>
            </w:r>
          </w:p>
        </w:tc>
        <w:tc>
          <w:tcPr>
            <w:tcW w:w="2976" w:type="dxa"/>
            <w:vAlign w:val="center"/>
          </w:tcPr>
          <w:p w14:paraId="5FB34D15" w14:textId="372FBE8C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10,00</w:t>
            </w:r>
          </w:p>
        </w:tc>
        <w:tc>
          <w:tcPr>
            <w:tcW w:w="2976" w:type="dxa"/>
            <w:vAlign w:val="center"/>
          </w:tcPr>
          <w:p w14:paraId="7CA10235" w14:textId="5083C405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0,06</w:t>
            </w:r>
          </w:p>
        </w:tc>
      </w:tr>
      <w:tr w:rsidR="00CA0973" w14:paraId="51C76741" w14:textId="77777777" w:rsidTr="00CA0973">
        <w:tc>
          <w:tcPr>
            <w:tcW w:w="2975" w:type="dxa"/>
          </w:tcPr>
          <w:p w14:paraId="40F200E1" w14:textId="3E4B8E23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Экономическая безопасность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1F18904E" w14:textId="2F431436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50,33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0C64CEA4" w14:textId="1B6FF55C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0,31</w:t>
            </w:r>
          </w:p>
        </w:tc>
        <w:tc>
          <w:tcPr>
            <w:tcW w:w="2976" w:type="dxa"/>
            <w:vAlign w:val="center"/>
          </w:tcPr>
          <w:p w14:paraId="125815F0" w14:textId="60E1C802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-</w:t>
            </w:r>
          </w:p>
        </w:tc>
        <w:tc>
          <w:tcPr>
            <w:tcW w:w="2976" w:type="dxa"/>
            <w:vAlign w:val="center"/>
          </w:tcPr>
          <w:p w14:paraId="584E600B" w14:textId="5F5E211C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-</w:t>
            </w:r>
          </w:p>
        </w:tc>
      </w:tr>
      <w:tr w:rsidR="00CA0973" w14:paraId="1163532E" w14:textId="77777777" w:rsidTr="00CA0973">
        <w:tc>
          <w:tcPr>
            <w:tcW w:w="2975" w:type="dxa"/>
          </w:tcPr>
          <w:p w14:paraId="69D0F99C" w14:textId="24EEB578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Центр экспертизы SoD в активах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1104BD13" w14:textId="787C108A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27,83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7DD64EDA" w14:textId="179ED833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0,17</w:t>
            </w:r>
          </w:p>
        </w:tc>
        <w:tc>
          <w:tcPr>
            <w:tcW w:w="2976" w:type="dxa"/>
            <w:vAlign w:val="center"/>
          </w:tcPr>
          <w:p w14:paraId="219BEFF1" w14:textId="73E67789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152,17</w:t>
            </w:r>
          </w:p>
        </w:tc>
        <w:tc>
          <w:tcPr>
            <w:tcW w:w="2976" w:type="dxa"/>
            <w:vAlign w:val="center"/>
          </w:tcPr>
          <w:p w14:paraId="7650B602" w14:textId="5D868FA8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0,95</w:t>
            </w:r>
          </w:p>
        </w:tc>
      </w:tr>
      <w:tr w:rsidR="00CA0973" w14:paraId="032A6E57" w14:textId="77777777" w:rsidTr="00CA0973">
        <w:tc>
          <w:tcPr>
            <w:tcW w:w="2975" w:type="dxa"/>
          </w:tcPr>
          <w:p w14:paraId="2A7AC748" w14:textId="0E5BC041" w:rsidR="00CA0973" w:rsidRDefault="00CA0973" w:rsidP="00CA0973">
            <w:pPr>
              <w:spacing w:after="120"/>
              <w:ind w:left="0"/>
              <w:rPr>
                <w:rFonts w:ascii="Open Sans" w:hAnsi="Open Sans" w:cs="Open Sans"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sz w:val="18"/>
                <w:szCs w:val="18"/>
              </w:rPr>
              <w:t>Центр экспертизы SoD в УК</w:t>
            </w:r>
          </w:p>
        </w:tc>
        <w:tc>
          <w:tcPr>
            <w:tcW w:w="2975" w:type="dxa"/>
            <w:shd w:val="clear" w:color="auto" w:fill="DDDDDD" w:themeFill="accent1"/>
            <w:vAlign w:val="center"/>
          </w:tcPr>
          <w:p w14:paraId="433BD824" w14:textId="155223B8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5,67</w:t>
            </w:r>
          </w:p>
        </w:tc>
        <w:tc>
          <w:tcPr>
            <w:tcW w:w="2976" w:type="dxa"/>
            <w:shd w:val="clear" w:color="auto" w:fill="DDDDDD" w:themeFill="accent1"/>
            <w:vAlign w:val="center"/>
          </w:tcPr>
          <w:p w14:paraId="69DFC5C0" w14:textId="73AC2ADA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0,04</w:t>
            </w:r>
          </w:p>
        </w:tc>
        <w:tc>
          <w:tcPr>
            <w:tcW w:w="2976" w:type="dxa"/>
            <w:vAlign w:val="center"/>
          </w:tcPr>
          <w:p w14:paraId="48B24D70" w14:textId="03A6466E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76,67</w:t>
            </w:r>
          </w:p>
        </w:tc>
        <w:tc>
          <w:tcPr>
            <w:tcW w:w="2976" w:type="dxa"/>
            <w:vAlign w:val="center"/>
          </w:tcPr>
          <w:p w14:paraId="7B5190BC" w14:textId="20D8DB49" w:rsidR="00CA0973" w:rsidRPr="00CA0973" w:rsidRDefault="00CA0973" w:rsidP="00CA0973">
            <w:pPr>
              <w:spacing w:after="120"/>
              <w:ind w:left="0"/>
              <w:jc w:val="center"/>
              <w:rPr>
                <w:rFonts w:ascii="Open Sans" w:hAnsi="Open Sans" w:cs="Open Sans"/>
                <w:b/>
                <w:sz w:val="18"/>
                <w:szCs w:val="18"/>
              </w:rPr>
            </w:pPr>
            <w:r w:rsidRPr="00CA0973">
              <w:rPr>
                <w:rFonts w:ascii="Open Sans" w:hAnsi="Open Sans" w:cs="Open Sans"/>
                <w:b/>
                <w:sz w:val="18"/>
                <w:szCs w:val="18"/>
              </w:rPr>
              <w:t>0,48</w:t>
            </w:r>
          </w:p>
        </w:tc>
      </w:tr>
    </w:tbl>
    <w:p w14:paraId="138F4E68" w14:textId="516FF8FA" w:rsidR="00861E16" w:rsidRPr="00861E16" w:rsidRDefault="00CA0973" w:rsidP="00861E16">
      <w:pPr>
        <w:spacing w:before="120" w:after="120"/>
        <w:ind w:left="0"/>
        <w:jc w:val="left"/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Детальные расчеты приведены в документ</w:t>
      </w:r>
      <w:r w:rsidR="005708BF">
        <w:rPr>
          <w:rFonts w:ascii="Open Sans" w:hAnsi="Open Sans" w:cs="Open Sans"/>
          <w:sz w:val="18"/>
          <w:szCs w:val="18"/>
        </w:rPr>
        <w:t>е ниже:</w:t>
      </w:r>
    </w:p>
    <w:bookmarkStart w:id="233" w:name="_MON_1842685444"/>
    <w:bookmarkEnd w:id="233"/>
    <w:p w14:paraId="2A4B0AFE" w14:textId="6B7DF903" w:rsidR="009E60BB" w:rsidRPr="00861E16" w:rsidRDefault="00A96879" w:rsidP="009B11E6">
      <w:pPr>
        <w:ind w:left="0"/>
        <w:rPr>
          <w:rFonts w:eastAsia="MS Mincho"/>
          <w:lang w:val="en-US" w:eastAsia="en-US" w:bidi="en-US"/>
        </w:rPr>
      </w:pPr>
      <w:r>
        <w:rPr>
          <w:rFonts w:eastAsia="MS Mincho"/>
          <w:lang w:eastAsia="en-US" w:bidi="en-US"/>
        </w:rPr>
        <w:object w:dxaOrig="1520" w:dyaOrig="988" w14:anchorId="309DBFCA">
          <v:shape id="_x0000_i1031" type="#_x0000_t75" style="width:76pt;height:49.35pt" o:ole="">
            <v:imagedata r:id="rId32" o:title=""/>
          </v:shape>
          <o:OLEObject Type="Embed" ProgID="Excel.Sheet.12" ShapeID="_x0000_i1031" DrawAspect="Icon" ObjectID="_1844347314" r:id="rId33"/>
        </w:object>
      </w:r>
    </w:p>
    <w:sectPr w:rsidR="009E60BB" w:rsidRPr="00861E16" w:rsidSect="00CA0973">
      <w:footerReference w:type="default" r:id="rId34"/>
      <w:pgSz w:w="16838" w:h="11906" w:orient="landscape" w:code="9"/>
      <w:pgMar w:top="1134" w:right="816" w:bottom="567" w:left="1134" w:header="706" w:footer="70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0D442C" w14:textId="77777777" w:rsidR="008511EA" w:rsidRDefault="008511EA">
      <w:pPr>
        <w:spacing w:after="0"/>
      </w:pPr>
      <w:r>
        <w:separator/>
      </w:r>
    </w:p>
  </w:endnote>
  <w:endnote w:type="continuationSeparator" w:id="0">
    <w:p w14:paraId="1644B9F5" w14:textId="77777777" w:rsidR="008511EA" w:rsidRDefault="008511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Open Sans">
    <w:altName w:val="Open Sans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965CC2" w14:textId="77777777" w:rsidR="00A96879" w:rsidRDefault="00A96879">
    <w:pPr>
      <w:pStyle w:val="a4"/>
      <w:spacing w:after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4A0" w:firstRow="1" w:lastRow="0" w:firstColumn="1" w:lastColumn="0" w:noHBand="0" w:noVBand="1"/>
    </w:tblPr>
    <w:tblGrid>
      <w:gridCol w:w="7857"/>
      <w:gridCol w:w="2769"/>
    </w:tblGrid>
    <w:tr w:rsidR="00A96879" w14:paraId="7512838B" w14:textId="77777777">
      <w:tc>
        <w:tcPr>
          <w:tcW w:w="3697" w:type="pct"/>
          <w:shd w:val="clear" w:color="auto" w:fill="auto"/>
          <w:vAlign w:val="center"/>
        </w:tcPr>
        <w:p w14:paraId="3EB5EFA7" w14:textId="4F2B456B" w:rsidR="00A96879" w:rsidRDefault="00A96879">
          <w:pPr>
            <w:pStyle w:val="a4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Концепция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целевого процесса </w:t>
          </w:r>
          <w:r>
            <w:rPr>
              <w:rFonts w:ascii="Open Sans" w:hAnsi="Open Sans" w:cs="Open Sans"/>
              <w:sz w:val="16"/>
              <w:szCs w:val="16"/>
            </w:rPr>
            <w:t>«У</w:t>
          </w:r>
          <w:r w:rsidRPr="00B01177">
            <w:rPr>
              <w:rFonts w:ascii="Open Sans" w:hAnsi="Open Sans" w:cs="Open Sans"/>
              <w:sz w:val="16"/>
              <w:szCs w:val="16"/>
            </w:rPr>
            <w:t>правлени</w:t>
          </w:r>
          <w:r>
            <w:rPr>
              <w:rFonts w:ascii="Open Sans" w:hAnsi="Open Sans" w:cs="Open Sans"/>
              <w:sz w:val="16"/>
              <w:szCs w:val="16"/>
            </w:rPr>
            <w:t>е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рисками конфликтов полномочий</w:t>
          </w:r>
          <w:r>
            <w:rPr>
              <w:rFonts w:ascii="Open Sans" w:hAnsi="Open Sans" w:cs="Open Sans"/>
              <w:sz w:val="16"/>
              <w:szCs w:val="16"/>
            </w:rPr>
            <w:t>»</w:t>
          </w:r>
          <w:r>
            <w:rPr>
              <w:rFonts w:ascii="Open Sans" w:hAnsi="Open Sans" w:cs="Open Sans"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sz w:val="16"/>
              <w:szCs w:val="16"/>
            </w:rPr>
            <w:instrText xml:space="preserve"> DOCVARIABLE Название_БП_f02f0116 </w:instrText>
          </w:r>
          <w:r w:rsidR="00E53BCB">
            <w:rPr>
              <w:rFonts w:ascii="Open Sans" w:hAnsi="Open Sans" w:cs="Open Sans"/>
              <w:sz w:val="16"/>
              <w:szCs w:val="16"/>
            </w:rPr>
            <w:fldChar w:fldCharType="separate"/>
          </w:r>
          <w:ins w:id="10" w:author="Posadsky, Andrey" w:date="2026-06-30T17:54:00Z">
            <w:r w:rsidR="00E53BCB">
              <w:rPr>
                <w:rFonts w:ascii="Open Sans" w:hAnsi="Open Sans" w:cs="Open Sans"/>
                <w:sz w:val="16"/>
                <w:szCs w:val="16"/>
              </w:rPr>
              <w:t>Управление Ролевой моделью и Процедурой предоставления доступа</w:t>
            </w:r>
          </w:ins>
          <w:r>
            <w:rPr>
              <w:rFonts w:ascii="Open Sans" w:hAnsi="Open Sans" w:cs="Open Sans"/>
              <w:sz w:val="16"/>
              <w:szCs w:val="16"/>
            </w:rPr>
            <w:fldChar w:fldCharType="end"/>
          </w:r>
        </w:p>
      </w:tc>
      <w:tc>
        <w:tcPr>
          <w:tcW w:w="1303" w:type="pct"/>
          <w:shd w:val="clear" w:color="auto" w:fill="auto"/>
          <w:vAlign w:val="center"/>
        </w:tcPr>
        <w:p w14:paraId="64B7AA70" w14:textId="73292AEE" w:rsidR="00A96879" w:rsidRDefault="00A96879">
          <w:pPr>
            <w:pStyle w:val="a4"/>
            <w:jc w:val="right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Страница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PAGE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17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  <w:r>
            <w:rPr>
              <w:rFonts w:ascii="Open Sans" w:hAnsi="Open Sans" w:cs="Open Sans"/>
              <w:sz w:val="16"/>
              <w:szCs w:val="16"/>
            </w:rPr>
            <w:t xml:space="preserve"> из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NUMPAGES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</w:p>
      </w:tc>
    </w:tr>
  </w:tbl>
  <w:p w14:paraId="624D6B2C" w14:textId="77777777" w:rsidR="00A96879" w:rsidRDefault="00A96879">
    <w:pPr>
      <w:pStyle w:val="a4"/>
      <w:spacing w:after="0"/>
      <w:rPr>
        <w:rFonts w:ascii="Open Sans" w:hAnsi="Open Sans" w:cs="Open Sans"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3569" w:type="pct"/>
      <w:tblLook w:val="04A0" w:firstRow="1" w:lastRow="0" w:firstColumn="1" w:lastColumn="0" w:noHBand="0" w:noVBand="1"/>
    </w:tblPr>
    <w:tblGrid>
      <w:gridCol w:w="7858"/>
      <w:gridCol w:w="2769"/>
    </w:tblGrid>
    <w:tr w:rsidR="00A96879" w14:paraId="74A8279F" w14:textId="77777777" w:rsidTr="00C35EA9">
      <w:tc>
        <w:tcPr>
          <w:tcW w:w="3697" w:type="pct"/>
          <w:shd w:val="clear" w:color="auto" w:fill="auto"/>
          <w:vAlign w:val="center"/>
        </w:tcPr>
        <w:p w14:paraId="120FEBC3" w14:textId="53EE60DB" w:rsidR="00A96879" w:rsidRDefault="00A96879" w:rsidP="00DF235F">
          <w:pPr>
            <w:pStyle w:val="a4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Концепция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целевого процесса </w:t>
          </w:r>
          <w:r>
            <w:rPr>
              <w:rFonts w:ascii="Open Sans" w:hAnsi="Open Sans" w:cs="Open Sans"/>
              <w:sz w:val="16"/>
              <w:szCs w:val="16"/>
            </w:rPr>
            <w:t>«У</w:t>
          </w:r>
          <w:r w:rsidRPr="00B01177">
            <w:rPr>
              <w:rFonts w:ascii="Open Sans" w:hAnsi="Open Sans" w:cs="Open Sans"/>
              <w:sz w:val="16"/>
              <w:szCs w:val="16"/>
            </w:rPr>
            <w:t>правлени</w:t>
          </w:r>
          <w:r>
            <w:rPr>
              <w:rFonts w:ascii="Open Sans" w:hAnsi="Open Sans" w:cs="Open Sans"/>
              <w:sz w:val="16"/>
              <w:szCs w:val="16"/>
            </w:rPr>
            <w:t>е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рисками конфликтов полномочий</w:t>
          </w:r>
          <w:r>
            <w:rPr>
              <w:rFonts w:ascii="Open Sans" w:hAnsi="Open Sans" w:cs="Open Sans"/>
              <w:sz w:val="16"/>
              <w:szCs w:val="16"/>
            </w:rPr>
            <w:t xml:space="preserve">»  </w:t>
          </w:r>
          <w:r>
            <w:rPr>
              <w:rFonts w:ascii="Open Sans" w:hAnsi="Open Sans" w:cs="Open Sans"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sz w:val="16"/>
              <w:szCs w:val="16"/>
            </w:rPr>
            <w:instrText xml:space="preserve"> DOCVARIABLE Название_БП_f02f0116 </w:instrText>
          </w:r>
          <w:r w:rsidR="00E53BCB">
            <w:rPr>
              <w:rFonts w:ascii="Open Sans" w:hAnsi="Open Sans" w:cs="Open Sans"/>
              <w:sz w:val="16"/>
              <w:szCs w:val="16"/>
            </w:rPr>
            <w:fldChar w:fldCharType="separate"/>
          </w:r>
          <w:ins w:id="185" w:author="Posadsky, Andrey" w:date="2026-06-30T17:54:00Z">
            <w:r w:rsidR="00E53BCB">
              <w:rPr>
                <w:rFonts w:ascii="Open Sans" w:hAnsi="Open Sans" w:cs="Open Sans"/>
                <w:sz w:val="16"/>
                <w:szCs w:val="16"/>
              </w:rPr>
              <w:t>Управление Ролевой моделью и Процедурой предоставления доступа</w:t>
            </w:r>
          </w:ins>
          <w:r>
            <w:rPr>
              <w:rFonts w:ascii="Open Sans" w:hAnsi="Open Sans" w:cs="Open Sans"/>
              <w:sz w:val="16"/>
              <w:szCs w:val="16"/>
            </w:rPr>
            <w:fldChar w:fldCharType="end"/>
          </w:r>
        </w:p>
      </w:tc>
      <w:tc>
        <w:tcPr>
          <w:tcW w:w="1303" w:type="pct"/>
          <w:shd w:val="clear" w:color="auto" w:fill="auto"/>
          <w:vAlign w:val="center"/>
        </w:tcPr>
        <w:p w14:paraId="07D44001" w14:textId="05FFB583" w:rsidR="00A96879" w:rsidRDefault="00A96879" w:rsidP="00EE1AD0">
          <w:pPr>
            <w:pStyle w:val="a4"/>
            <w:ind w:left="1244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Страница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PAGE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19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  <w:r>
            <w:rPr>
              <w:rFonts w:ascii="Open Sans" w:hAnsi="Open Sans" w:cs="Open Sans"/>
              <w:sz w:val="16"/>
              <w:szCs w:val="16"/>
            </w:rPr>
            <w:t xml:space="preserve"> из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NUMPAGES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</w:p>
      </w:tc>
    </w:tr>
  </w:tbl>
  <w:p w14:paraId="6063DC3A" w14:textId="77777777" w:rsidR="00A96879" w:rsidRDefault="00A96879">
    <w:pPr>
      <w:pStyle w:val="a4"/>
      <w:spacing w:after="0"/>
      <w:rPr>
        <w:rFonts w:ascii="Open Sans" w:hAnsi="Open Sans" w:cs="Open Sans"/>
        <w:sz w:val="2"/>
        <w:szCs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250" w:type="pct"/>
      <w:tblLook w:val="04A0" w:firstRow="1" w:lastRow="0" w:firstColumn="1" w:lastColumn="0" w:noHBand="0" w:noVBand="1"/>
    </w:tblPr>
    <w:tblGrid>
      <w:gridCol w:w="5670"/>
      <w:gridCol w:w="5045"/>
    </w:tblGrid>
    <w:tr w:rsidR="00A96879" w14:paraId="7DC901ED" w14:textId="77777777" w:rsidTr="00C35EA9">
      <w:tc>
        <w:tcPr>
          <w:tcW w:w="2646" w:type="pct"/>
          <w:shd w:val="clear" w:color="auto" w:fill="auto"/>
          <w:vAlign w:val="center"/>
        </w:tcPr>
        <w:p w14:paraId="12269017" w14:textId="492F2AE9" w:rsidR="00A96879" w:rsidRDefault="00A96879" w:rsidP="00DF235F">
          <w:pPr>
            <w:pStyle w:val="a4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Концепция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целевого процесса </w:t>
          </w:r>
          <w:r>
            <w:rPr>
              <w:rFonts w:ascii="Open Sans" w:hAnsi="Open Sans" w:cs="Open Sans"/>
              <w:sz w:val="16"/>
              <w:szCs w:val="16"/>
            </w:rPr>
            <w:t>«У</w:t>
          </w:r>
          <w:r w:rsidRPr="00B01177">
            <w:rPr>
              <w:rFonts w:ascii="Open Sans" w:hAnsi="Open Sans" w:cs="Open Sans"/>
              <w:sz w:val="16"/>
              <w:szCs w:val="16"/>
            </w:rPr>
            <w:t>правлени</w:t>
          </w:r>
          <w:r>
            <w:rPr>
              <w:rFonts w:ascii="Open Sans" w:hAnsi="Open Sans" w:cs="Open Sans"/>
              <w:sz w:val="16"/>
              <w:szCs w:val="16"/>
            </w:rPr>
            <w:t>е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рисками конфликтов полномочий</w:t>
          </w:r>
          <w:r>
            <w:rPr>
              <w:rFonts w:ascii="Open Sans" w:hAnsi="Open Sans" w:cs="Open Sans"/>
              <w:sz w:val="16"/>
              <w:szCs w:val="16"/>
            </w:rPr>
            <w:t xml:space="preserve">»  </w:t>
          </w:r>
          <w:r>
            <w:rPr>
              <w:rFonts w:ascii="Open Sans" w:hAnsi="Open Sans" w:cs="Open Sans"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sz w:val="16"/>
              <w:szCs w:val="16"/>
            </w:rPr>
            <w:instrText xml:space="preserve"> DOCVARIABLE Название_БП_f02f0116 </w:instrText>
          </w:r>
          <w:r w:rsidR="00E53BCB">
            <w:rPr>
              <w:rFonts w:ascii="Open Sans" w:hAnsi="Open Sans" w:cs="Open Sans"/>
              <w:sz w:val="16"/>
              <w:szCs w:val="16"/>
            </w:rPr>
            <w:fldChar w:fldCharType="separate"/>
          </w:r>
          <w:ins w:id="216" w:author="Posadsky, Andrey" w:date="2026-06-30T17:54:00Z">
            <w:r w:rsidR="00E53BCB">
              <w:rPr>
                <w:rFonts w:ascii="Open Sans" w:hAnsi="Open Sans" w:cs="Open Sans"/>
                <w:sz w:val="16"/>
                <w:szCs w:val="16"/>
              </w:rPr>
              <w:t>Управление Ролевой моделью и Процедурой предоставления доступа</w:t>
            </w:r>
          </w:ins>
          <w:r>
            <w:rPr>
              <w:rFonts w:ascii="Open Sans" w:hAnsi="Open Sans" w:cs="Open Sans"/>
              <w:sz w:val="16"/>
              <w:szCs w:val="16"/>
            </w:rPr>
            <w:fldChar w:fldCharType="end"/>
          </w:r>
        </w:p>
      </w:tc>
      <w:tc>
        <w:tcPr>
          <w:tcW w:w="2354" w:type="pct"/>
          <w:shd w:val="clear" w:color="auto" w:fill="auto"/>
          <w:vAlign w:val="center"/>
        </w:tcPr>
        <w:p w14:paraId="6C727395" w14:textId="7F83F5EC" w:rsidR="00A96879" w:rsidRDefault="00A96879" w:rsidP="00EE1AD0">
          <w:pPr>
            <w:pStyle w:val="a4"/>
            <w:ind w:left="3151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Страница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PAGE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26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  <w:r>
            <w:rPr>
              <w:rFonts w:ascii="Open Sans" w:hAnsi="Open Sans" w:cs="Open Sans"/>
              <w:sz w:val="16"/>
              <w:szCs w:val="16"/>
            </w:rPr>
            <w:t xml:space="preserve"> из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NUMPAGES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</w:p>
      </w:tc>
    </w:tr>
  </w:tbl>
  <w:p w14:paraId="6FEC09E4" w14:textId="77777777" w:rsidR="00A96879" w:rsidRDefault="00A96879">
    <w:pPr>
      <w:pStyle w:val="a4"/>
      <w:spacing w:after="0"/>
      <w:rPr>
        <w:rFonts w:ascii="Open Sans" w:hAnsi="Open Sans" w:cs="Open Sans"/>
        <w:sz w:val="2"/>
        <w:szCs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6715" w:type="pct"/>
      <w:tblInd w:w="-851" w:type="dxa"/>
      <w:tblLook w:val="04A0" w:firstRow="1" w:lastRow="0" w:firstColumn="1" w:lastColumn="0" w:noHBand="0" w:noVBand="1"/>
    </w:tblPr>
    <w:tblGrid>
      <w:gridCol w:w="7774"/>
      <w:gridCol w:w="5742"/>
    </w:tblGrid>
    <w:tr w:rsidR="00A96879" w14:paraId="48E5B101" w14:textId="77777777" w:rsidTr="008A11F5">
      <w:tc>
        <w:tcPr>
          <w:tcW w:w="2876" w:type="pct"/>
          <w:shd w:val="clear" w:color="auto" w:fill="auto"/>
          <w:vAlign w:val="center"/>
        </w:tcPr>
        <w:p w14:paraId="7C3472CE" w14:textId="31310DFF" w:rsidR="00A96879" w:rsidRDefault="00A96879" w:rsidP="00EE1AD0">
          <w:pPr>
            <w:pStyle w:val="a4"/>
            <w:ind w:left="-108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Концепция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целевого процесса </w:t>
          </w:r>
          <w:r>
            <w:rPr>
              <w:rFonts w:ascii="Open Sans" w:hAnsi="Open Sans" w:cs="Open Sans"/>
              <w:sz w:val="16"/>
              <w:szCs w:val="16"/>
            </w:rPr>
            <w:t>«У</w:t>
          </w:r>
          <w:r w:rsidRPr="00B01177">
            <w:rPr>
              <w:rFonts w:ascii="Open Sans" w:hAnsi="Open Sans" w:cs="Open Sans"/>
              <w:sz w:val="16"/>
              <w:szCs w:val="16"/>
            </w:rPr>
            <w:t>правлени</w:t>
          </w:r>
          <w:r>
            <w:rPr>
              <w:rFonts w:ascii="Open Sans" w:hAnsi="Open Sans" w:cs="Open Sans"/>
              <w:sz w:val="16"/>
              <w:szCs w:val="16"/>
            </w:rPr>
            <w:t>е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рисками конфликтов полномочий</w:t>
          </w:r>
          <w:r>
            <w:rPr>
              <w:rFonts w:ascii="Open Sans" w:hAnsi="Open Sans" w:cs="Open Sans"/>
              <w:sz w:val="16"/>
              <w:szCs w:val="16"/>
            </w:rPr>
            <w:t xml:space="preserve">»  </w:t>
          </w:r>
          <w:r>
            <w:rPr>
              <w:rFonts w:ascii="Open Sans" w:hAnsi="Open Sans" w:cs="Open Sans"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sz w:val="16"/>
              <w:szCs w:val="16"/>
            </w:rPr>
            <w:instrText xml:space="preserve"> DOCVARIABLE Название_БП_f02f0116 </w:instrText>
          </w:r>
          <w:r w:rsidR="00E53BCB">
            <w:rPr>
              <w:rFonts w:ascii="Open Sans" w:hAnsi="Open Sans" w:cs="Open Sans"/>
              <w:sz w:val="16"/>
              <w:szCs w:val="16"/>
            </w:rPr>
            <w:fldChar w:fldCharType="separate"/>
          </w:r>
          <w:ins w:id="229" w:author="Posadsky, Andrey" w:date="2026-06-30T17:54:00Z">
            <w:r w:rsidR="00E53BCB">
              <w:rPr>
                <w:rFonts w:ascii="Open Sans" w:hAnsi="Open Sans" w:cs="Open Sans"/>
                <w:sz w:val="16"/>
                <w:szCs w:val="16"/>
              </w:rPr>
              <w:t>Управление Ролевой моделью и Процедурой предоставления доступа</w:t>
            </w:r>
          </w:ins>
          <w:r>
            <w:rPr>
              <w:rFonts w:ascii="Open Sans" w:hAnsi="Open Sans" w:cs="Open Sans"/>
              <w:sz w:val="16"/>
              <w:szCs w:val="16"/>
            </w:rPr>
            <w:fldChar w:fldCharType="end"/>
          </w:r>
        </w:p>
      </w:tc>
      <w:tc>
        <w:tcPr>
          <w:tcW w:w="2124" w:type="pct"/>
          <w:shd w:val="clear" w:color="auto" w:fill="auto"/>
          <w:vAlign w:val="center"/>
        </w:tcPr>
        <w:p w14:paraId="03254C1D" w14:textId="3088A0CD" w:rsidR="00A96879" w:rsidRDefault="00A96879" w:rsidP="00DA4A2C">
          <w:pPr>
            <w:pStyle w:val="a4"/>
            <w:tabs>
              <w:tab w:val="left" w:pos="3641"/>
            </w:tabs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Страница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PAGE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27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  <w:r>
            <w:rPr>
              <w:rFonts w:ascii="Open Sans" w:hAnsi="Open Sans" w:cs="Open Sans"/>
              <w:sz w:val="16"/>
              <w:szCs w:val="16"/>
            </w:rPr>
            <w:t xml:space="preserve"> из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NUMPAGES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</w:p>
      </w:tc>
    </w:tr>
  </w:tbl>
  <w:p w14:paraId="2E219EDD" w14:textId="77777777" w:rsidR="00A96879" w:rsidRDefault="00A96879">
    <w:pPr>
      <w:pStyle w:val="a4"/>
      <w:spacing w:after="0"/>
      <w:rPr>
        <w:rFonts w:ascii="Open Sans" w:hAnsi="Open Sans" w:cs="Open Sans"/>
        <w:sz w:val="2"/>
        <w:szCs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7019" w:type="pct"/>
      <w:tblInd w:w="-851" w:type="dxa"/>
      <w:tblLook w:val="04A0" w:firstRow="1" w:lastRow="0" w:firstColumn="1" w:lastColumn="0" w:noHBand="0" w:noVBand="1"/>
    </w:tblPr>
    <w:tblGrid>
      <w:gridCol w:w="9927"/>
      <w:gridCol w:w="10973"/>
    </w:tblGrid>
    <w:tr w:rsidR="00A96879" w14:paraId="6F7A5D65" w14:textId="77777777" w:rsidTr="008A11F5">
      <w:tc>
        <w:tcPr>
          <w:tcW w:w="2375" w:type="pct"/>
          <w:shd w:val="clear" w:color="auto" w:fill="auto"/>
          <w:vAlign w:val="center"/>
        </w:tcPr>
        <w:p w14:paraId="1B3784D4" w14:textId="16B88692" w:rsidR="00A96879" w:rsidRDefault="00A96879" w:rsidP="00EE1AD0">
          <w:pPr>
            <w:pStyle w:val="a4"/>
            <w:ind w:left="882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>Концепция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целевого процесса </w:t>
          </w:r>
          <w:r>
            <w:rPr>
              <w:rFonts w:ascii="Open Sans" w:hAnsi="Open Sans" w:cs="Open Sans"/>
              <w:sz w:val="16"/>
              <w:szCs w:val="16"/>
            </w:rPr>
            <w:t>«У</w:t>
          </w:r>
          <w:r w:rsidRPr="00B01177">
            <w:rPr>
              <w:rFonts w:ascii="Open Sans" w:hAnsi="Open Sans" w:cs="Open Sans"/>
              <w:sz w:val="16"/>
              <w:szCs w:val="16"/>
            </w:rPr>
            <w:t>правлени</w:t>
          </w:r>
          <w:r>
            <w:rPr>
              <w:rFonts w:ascii="Open Sans" w:hAnsi="Open Sans" w:cs="Open Sans"/>
              <w:sz w:val="16"/>
              <w:szCs w:val="16"/>
            </w:rPr>
            <w:t>е</w:t>
          </w:r>
          <w:r w:rsidRPr="00B01177">
            <w:rPr>
              <w:rFonts w:ascii="Open Sans" w:hAnsi="Open Sans" w:cs="Open Sans"/>
              <w:sz w:val="16"/>
              <w:szCs w:val="16"/>
            </w:rPr>
            <w:t xml:space="preserve"> рисками конфликтов полномочий</w:t>
          </w:r>
          <w:r>
            <w:rPr>
              <w:rFonts w:ascii="Open Sans" w:hAnsi="Open Sans" w:cs="Open Sans"/>
              <w:sz w:val="16"/>
              <w:szCs w:val="16"/>
            </w:rPr>
            <w:t xml:space="preserve">»  </w:t>
          </w:r>
          <w:r>
            <w:rPr>
              <w:rFonts w:ascii="Open Sans" w:hAnsi="Open Sans" w:cs="Open Sans"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sz w:val="16"/>
              <w:szCs w:val="16"/>
            </w:rPr>
            <w:instrText xml:space="preserve"> DOCVARIABLE Название_БП_f02f0116 </w:instrText>
          </w:r>
          <w:r w:rsidR="00E53BCB">
            <w:rPr>
              <w:rFonts w:ascii="Open Sans" w:hAnsi="Open Sans" w:cs="Open Sans"/>
              <w:sz w:val="16"/>
              <w:szCs w:val="16"/>
            </w:rPr>
            <w:fldChar w:fldCharType="separate"/>
          </w:r>
          <w:ins w:id="234" w:author="Posadsky, Andrey" w:date="2026-06-30T17:54:00Z">
            <w:r w:rsidR="00E53BCB">
              <w:rPr>
                <w:rFonts w:ascii="Open Sans" w:hAnsi="Open Sans" w:cs="Open Sans"/>
                <w:sz w:val="16"/>
                <w:szCs w:val="16"/>
              </w:rPr>
              <w:t>Управление Ролевой моделью и Процедурой предоставления доступа</w:t>
            </w:r>
          </w:ins>
          <w:r>
            <w:rPr>
              <w:rFonts w:ascii="Open Sans" w:hAnsi="Open Sans" w:cs="Open Sans"/>
              <w:sz w:val="16"/>
              <w:szCs w:val="16"/>
            </w:rPr>
            <w:fldChar w:fldCharType="end"/>
          </w:r>
        </w:p>
      </w:tc>
      <w:tc>
        <w:tcPr>
          <w:tcW w:w="2625" w:type="pct"/>
          <w:shd w:val="clear" w:color="auto" w:fill="auto"/>
          <w:vAlign w:val="center"/>
        </w:tcPr>
        <w:p w14:paraId="3BEF897D" w14:textId="2C815C3A" w:rsidR="00A96879" w:rsidRDefault="00A96879" w:rsidP="008A11F5">
          <w:pPr>
            <w:pStyle w:val="a4"/>
            <w:tabs>
              <w:tab w:val="clear" w:pos="4677"/>
              <w:tab w:val="left" w:pos="2162"/>
            </w:tabs>
            <w:ind w:left="-2019" w:right="3857" w:firstLine="4039"/>
            <w:rPr>
              <w:rFonts w:ascii="Open Sans" w:hAnsi="Open Sans" w:cs="Open Sans"/>
              <w:sz w:val="16"/>
              <w:szCs w:val="16"/>
            </w:rPr>
          </w:pPr>
          <w:r>
            <w:rPr>
              <w:rFonts w:ascii="Open Sans" w:hAnsi="Open Sans" w:cs="Open Sans"/>
              <w:sz w:val="16"/>
              <w:szCs w:val="16"/>
            </w:rPr>
            <w:t xml:space="preserve">Страница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PAGE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  <w:r>
            <w:rPr>
              <w:rFonts w:ascii="Open Sans" w:hAnsi="Open Sans" w:cs="Open Sans"/>
              <w:sz w:val="16"/>
              <w:szCs w:val="16"/>
            </w:rPr>
            <w:t xml:space="preserve"> из 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begin"/>
          </w:r>
          <w:r>
            <w:rPr>
              <w:rFonts w:ascii="Open Sans" w:hAnsi="Open Sans" w:cs="Open Sans"/>
              <w:bCs/>
              <w:sz w:val="16"/>
              <w:szCs w:val="16"/>
            </w:rPr>
            <w:instrText>NUMPAGES  \* Arabic  \* MERGEFORMAT</w:instrTex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separate"/>
          </w:r>
          <w:r>
            <w:rPr>
              <w:rFonts w:ascii="Open Sans" w:hAnsi="Open Sans" w:cs="Open Sans"/>
              <w:bCs/>
              <w:sz w:val="16"/>
              <w:szCs w:val="16"/>
            </w:rPr>
            <w:t>29</w:t>
          </w:r>
          <w:r>
            <w:rPr>
              <w:rFonts w:ascii="Open Sans" w:hAnsi="Open Sans" w:cs="Open Sans"/>
              <w:bCs/>
              <w:sz w:val="16"/>
              <w:szCs w:val="16"/>
            </w:rPr>
            <w:fldChar w:fldCharType="end"/>
          </w:r>
        </w:p>
      </w:tc>
    </w:tr>
  </w:tbl>
  <w:p w14:paraId="5BEB1272" w14:textId="77777777" w:rsidR="00A96879" w:rsidRDefault="00A96879">
    <w:pPr>
      <w:pStyle w:val="a4"/>
      <w:spacing w:after="0"/>
      <w:rPr>
        <w:rFonts w:ascii="Open Sans" w:hAnsi="Open Sans" w:cs="Open Sans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7D688" w14:textId="77777777" w:rsidR="008511EA" w:rsidRDefault="008511EA">
      <w:pPr>
        <w:spacing w:after="0"/>
      </w:pPr>
      <w:r>
        <w:separator/>
      </w:r>
    </w:p>
  </w:footnote>
  <w:footnote w:type="continuationSeparator" w:id="0">
    <w:p w14:paraId="51F1D8D6" w14:textId="77777777" w:rsidR="008511EA" w:rsidRDefault="008511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5D22CA" w14:textId="77777777" w:rsidR="00A96879" w:rsidRDefault="00A96879">
    <w:pPr>
      <w:pStyle w:val="a3"/>
    </w:pPr>
    <w:r>
      <w:rPr>
        <w:noProof/>
        <w:lang w:val="en-US" w:eastAsia="en-US"/>
      </w:rPr>
      <w:drawing>
        <wp:inline distT="0" distB="0" distL="0" distR="0" wp14:anchorId="467DC180" wp14:editId="61752C4E">
          <wp:extent cx="1219200" cy="381000"/>
          <wp:effectExtent l="0" t="0" r="0" b="0"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9200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43D6A"/>
    <w:multiLevelType w:val="multilevel"/>
    <w:tmpl w:val="55E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Open Sans" w:hAnsi="Open Sans" w:cs="Open Sans" w:hint="default"/>
        <w:b/>
        <w:color w:val="auto"/>
        <w:sz w:val="26"/>
      </w:rPr>
    </w:lvl>
    <w:lvl w:ilvl="1">
      <w:start w:val="1"/>
      <w:numFmt w:val="decimal"/>
      <w:lvlText w:val="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7B563A7"/>
    <w:multiLevelType w:val="multilevel"/>
    <w:tmpl w:val="7E2E0C8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color w:val="707070" w:themeColor="accent3" w:themeShade="BF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720"/>
      </w:pPr>
      <w:rPr>
        <w:rFonts w:ascii="Open Sans" w:eastAsia="Times New Roman" w:hAnsi="Open Sans" w:cs="Open Sans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95B1267"/>
    <w:multiLevelType w:val="hybridMultilevel"/>
    <w:tmpl w:val="635AC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35289C"/>
    <w:multiLevelType w:val="hybridMultilevel"/>
    <w:tmpl w:val="89563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567D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A66A0"/>
    <w:multiLevelType w:val="hybridMultilevel"/>
    <w:tmpl w:val="AAECC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3163D"/>
    <w:multiLevelType w:val="multilevel"/>
    <w:tmpl w:val="06B47A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Open Sans" w:hAnsi="Open Sans" w:cs="Open Sans" w:hint="default"/>
        <w:b/>
        <w:color w:val="auto"/>
        <w:sz w:val="26"/>
      </w:rPr>
    </w:lvl>
    <w:lvl w:ilvl="1">
      <w:start w:val="1"/>
      <w:numFmt w:val="decimal"/>
      <w:lvlText w:val="2.%2"/>
      <w:lvlJc w:val="left"/>
      <w:pPr>
        <w:tabs>
          <w:tab w:val="num" w:pos="792"/>
        </w:tabs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0C2D5AA7"/>
    <w:multiLevelType w:val="hybridMultilevel"/>
    <w:tmpl w:val="057CE6A2"/>
    <w:lvl w:ilvl="0" w:tplc="55144106">
      <w:start w:val="1"/>
      <w:numFmt w:val="decimal"/>
      <w:lvlText w:val="3.%1"/>
      <w:lvlJc w:val="left"/>
      <w:pPr>
        <w:ind w:left="1512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0F247A6C"/>
    <w:multiLevelType w:val="hybridMultilevel"/>
    <w:tmpl w:val="B5BC6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2719BA"/>
    <w:multiLevelType w:val="hybridMultilevel"/>
    <w:tmpl w:val="E072393C"/>
    <w:lvl w:ilvl="0" w:tplc="3B465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842F1"/>
    <w:multiLevelType w:val="multilevel"/>
    <w:tmpl w:val="0409001D"/>
    <w:styleLink w:val="Numberedstyle-Doc"/>
    <w:lvl w:ilvl="0">
      <w:start w:val="1"/>
      <w:numFmt w:val="decimal"/>
      <w:lvlText w:val="%1."/>
      <w:lvlJc w:val="left"/>
      <w:pPr>
        <w:tabs>
          <w:tab w:val="num" w:pos="1435"/>
        </w:tabs>
        <w:ind w:left="1435" w:hanging="358"/>
      </w:pPr>
      <w:rPr>
        <w:rFonts w:ascii="Arial" w:hAnsi="Arial" w:hint="default"/>
      </w:rPr>
    </w:lvl>
    <w:lvl w:ilvl="1">
      <w:start w:val="1"/>
      <w:numFmt w:val="decimal"/>
      <w:lvlText w:val="%1.%2."/>
      <w:lvlJc w:val="left"/>
      <w:pPr>
        <w:tabs>
          <w:tab w:val="num" w:pos="1860"/>
        </w:tabs>
        <w:ind w:left="186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08"/>
        </w:tabs>
        <w:ind w:left="2292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08"/>
        </w:tabs>
        <w:ind w:left="2508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8"/>
        </w:tabs>
        <w:ind w:left="330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8"/>
        </w:tabs>
        <w:ind w:left="380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8"/>
        </w:tabs>
        <w:ind w:left="430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8"/>
        </w:tabs>
        <w:ind w:left="481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08"/>
        </w:tabs>
        <w:ind w:left="5388" w:hanging="1440"/>
      </w:pPr>
      <w:rPr>
        <w:rFonts w:hint="default"/>
      </w:rPr>
    </w:lvl>
  </w:abstractNum>
  <w:abstractNum w:abstractNumId="10" w15:restartNumberingAfterBreak="0">
    <w:nsid w:val="24091369"/>
    <w:multiLevelType w:val="hybridMultilevel"/>
    <w:tmpl w:val="B808A30E"/>
    <w:lvl w:ilvl="0" w:tplc="EE70C0DC">
      <w:start w:val="1"/>
      <w:numFmt w:val="bullet"/>
      <w:pStyle w:val="MarkedstyleRepor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1" w15:restartNumberingAfterBreak="0">
    <w:nsid w:val="25F276D5"/>
    <w:multiLevelType w:val="hybridMultilevel"/>
    <w:tmpl w:val="5A4A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582DE2"/>
    <w:multiLevelType w:val="hybridMultilevel"/>
    <w:tmpl w:val="17D25382"/>
    <w:lvl w:ilvl="0" w:tplc="0C5C8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83719"/>
    <w:multiLevelType w:val="hybridMultilevel"/>
    <w:tmpl w:val="EFD0C188"/>
    <w:lvl w:ilvl="0" w:tplc="FC88AF3A">
      <w:start w:val="1"/>
      <w:numFmt w:val="decimal"/>
      <w:lvlText w:val="%1."/>
      <w:lvlJc w:val="left"/>
      <w:pPr>
        <w:ind w:left="108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E22670"/>
    <w:multiLevelType w:val="hybridMultilevel"/>
    <w:tmpl w:val="84B6D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567D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FD5FCD"/>
    <w:multiLevelType w:val="hybridMultilevel"/>
    <w:tmpl w:val="754A1202"/>
    <w:lvl w:ilvl="0" w:tplc="AF88977A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191677"/>
    <w:multiLevelType w:val="hybridMultilevel"/>
    <w:tmpl w:val="6CF2025E"/>
    <w:lvl w:ilvl="0" w:tplc="98044062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118C8"/>
    <w:multiLevelType w:val="multilevel"/>
    <w:tmpl w:val="0409001D"/>
    <w:styleLink w:val="Markedstyle-Doc"/>
    <w:lvl w:ilvl="0">
      <w:start w:val="1"/>
      <w:numFmt w:val="bullet"/>
      <w:lvlText w:val=""/>
      <w:lvlJc w:val="left"/>
      <w:pPr>
        <w:tabs>
          <w:tab w:val="num" w:pos="1435"/>
        </w:tabs>
        <w:ind w:left="1435" w:hanging="355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1617A"/>
    <w:multiLevelType w:val="hybridMultilevel"/>
    <w:tmpl w:val="84B6D0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567D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3206B4"/>
    <w:multiLevelType w:val="hybridMultilevel"/>
    <w:tmpl w:val="7D8CC2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A54133"/>
    <w:multiLevelType w:val="multilevel"/>
    <w:tmpl w:val="0F0245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Open Sans" w:hAnsi="Open Sans" w:cs="Open Sans" w:hint="default"/>
        <w:b/>
        <w:color w:val="auto"/>
        <w:sz w:val="26"/>
      </w:rPr>
    </w:lvl>
    <w:lvl w:ilvl="1">
      <w:start w:val="1"/>
      <w:numFmt w:val="decimal"/>
      <w:lvlText w:val="3.%2"/>
      <w:lvlJc w:val="left"/>
      <w:pPr>
        <w:tabs>
          <w:tab w:val="num" w:pos="792"/>
        </w:tabs>
        <w:ind w:left="792" w:hanging="432"/>
      </w:pPr>
      <w:rPr>
        <w:rFonts w:hint="default"/>
        <w:b/>
        <w:sz w:val="18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1" w15:restartNumberingAfterBreak="0">
    <w:nsid w:val="3ECC5C9A"/>
    <w:multiLevelType w:val="hybridMultilevel"/>
    <w:tmpl w:val="2A6246F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E86722"/>
    <w:multiLevelType w:val="hybridMultilevel"/>
    <w:tmpl w:val="C36C87B8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23" w15:restartNumberingAfterBreak="0">
    <w:nsid w:val="40C15AF6"/>
    <w:multiLevelType w:val="hybridMultilevel"/>
    <w:tmpl w:val="B69CF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4589B"/>
    <w:multiLevelType w:val="hybridMultilevel"/>
    <w:tmpl w:val="0D8C2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106D9E"/>
    <w:multiLevelType w:val="multilevel"/>
    <w:tmpl w:val="F42E14BC"/>
    <w:lvl w:ilvl="0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>
      <w:start w:val="4"/>
      <w:numFmt w:val="decimal"/>
      <w:isLgl/>
      <w:lvlText w:val="%1.%2."/>
      <w:lvlJc w:val="left"/>
      <w:pPr>
        <w:ind w:left="184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4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95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9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84" w:hanging="1800"/>
      </w:pPr>
      <w:rPr>
        <w:rFonts w:hint="default"/>
      </w:rPr>
    </w:lvl>
  </w:abstractNum>
  <w:abstractNum w:abstractNumId="26" w15:restartNumberingAfterBreak="0">
    <w:nsid w:val="43E32A7C"/>
    <w:multiLevelType w:val="hybridMultilevel"/>
    <w:tmpl w:val="CDAE32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8DC6E0E"/>
    <w:multiLevelType w:val="hybridMultilevel"/>
    <w:tmpl w:val="F57A0D06"/>
    <w:lvl w:ilvl="0" w:tplc="0090E27E">
      <w:start w:val="1"/>
      <w:numFmt w:val="decimal"/>
      <w:lvlText w:val="%1."/>
      <w:lvlJc w:val="left"/>
      <w:pPr>
        <w:ind w:left="144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91025C2"/>
    <w:multiLevelType w:val="hybridMultilevel"/>
    <w:tmpl w:val="67408C2A"/>
    <w:lvl w:ilvl="0" w:tplc="E1D8ACA8">
      <w:start w:val="1"/>
      <w:numFmt w:val="decimal"/>
      <w:pStyle w:val="Numberedstyle"/>
      <w:lvlText w:val="%1."/>
      <w:lvlJc w:val="left"/>
      <w:pPr>
        <w:ind w:left="1712" w:hanging="360"/>
      </w:pPr>
    </w:lvl>
    <w:lvl w:ilvl="1" w:tplc="04190019">
      <w:start w:val="1"/>
      <w:numFmt w:val="lowerLetter"/>
      <w:lvlText w:val="%2."/>
      <w:lvlJc w:val="left"/>
      <w:pPr>
        <w:ind w:left="2432" w:hanging="360"/>
      </w:pPr>
    </w:lvl>
    <w:lvl w:ilvl="2" w:tplc="0419001B">
      <w:start w:val="1"/>
      <w:numFmt w:val="lowerRoman"/>
      <w:lvlText w:val="%3."/>
      <w:lvlJc w:val="right"/>
      <w:pPr>
        <w:ind w:left="3152" w:hanging="180"/>
      </w:pPr>
    </w:lvl>
    <w:lvl w:ilvl="3" w:tplc="0419000F">
      <w:start w:val="1"/>
      <w:numFmt w:val="decimal"/>
      <w:lvlText w:val="%4."/>
      <w:lvlJc w:val="left"/>
      <w:pPr>
        <w:ind w:left="3872" w:hanging="360"/>
      </w:pPr>
    </w:lvl>
    <w:lvl w:ilvl="4" w:tplc="04190019">
      <w:start w:val="1"/>
      <w:numFmt w:val="lowerLetter"/>
      <w:lvlText w:val="%5."/>
      <w:lvlJc w:val="left"/>
      <w:pPr>
        <w:ind w:left="4592" w:hanging="360"/>
      </w:pPr>
    </w:lvl>
    <w:lvl w:ilvl="5" w:tplc="0419001B">
      <w:start w:val="1"/>
      <w:numFmt w:val="lowerRoman"/>
      <w:lvlText w:val="%6."/>
      <w:lvlJc w:val="right"/>
      <w:pPr>
        <w:ind w:left="5312" w:hanging="180"/>
      </w:pPr>
    </w:lvl>
    <w:lvl w:ilvl="6" w:tplc="0419000F">
      <w:start w:val="1"/>
      <w:numFmt w:val="decimal"/>
      <w:lvlText w:val="%7."/>
      <w:lvlJc w:val="left"/>
      <w:pPr>
        <w:ind w:left="6032" w:hanging="360"/>
      </w:pPr>
    </w:lvl>
    <w:lvl w:ilvl="7" w:tplc="04190019">
      <w:start w:val="1"/>
      <w:numFmt w:val="lowerLetter"/>
      <w:lvlText w:val="%8."/>
      <w:lvlJc w:val="left"/>
      <w:pPr>
        <w:ind w:left="6752" w:hanging="360"/>
      </w:pPr>
    </w:lvl>
    <w:lvl w:ilvl="8" w:tplc="0419001B">
      <w:start w:val="1"/>
      <w:numFmt w:val="lowerRoman"/>
      <w:lvlText w:val="%9."/>
      <w:lvlJc w:val="right"/>
      <w:pPr>
        <w:ind w:left="7472" w:hanging="180"/>
      </w:pPr>
    </w:lvl>
  </w:abstractNum>
  <w:abstractNum w:abstractNumId="29" w15:restartNumberingAfterBreak="0">
    <w:nsid w:val="4B1B0B78"/>
    <w:multiLevelType w:val="hybridMultilevel"/>
    <w:tmpl w:val="EF148812"/>
    <w:lvl w:ilvl="0" w:tplc="AFBAF3C8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83A08"/>
    <w:multiLevelType w:val="hybridMultilevel"/>
    <w:tmpl w:val="FCCCB630"/>
    <w:lvl w:ilvl="0" w:tplc="04090001">
      <w:start w:val="1"/>
      <w:numFmt w:val="bullet"/>
      <w:lvlText w:val=""/>
      <w:lvlJc w:val="left"/>
      <w:pPr>
        <w:ind w:left="22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3" w:hanging="360"/>
      </w:pPr>
      <w:rPr>
        <w:rFonts w:ascii="Wingdings" w:hAnsi="Wingdings" w:hint="default"/>
      </w:rPr>
    </w:lvl>
  </w:abstractNum>
  <w:abstractNum w:abstractNumId="31" w15:restartNumberingAfterBreak="0">
    <w:nsid w:val="4F872F09"/>
    <w:multiLevelType w:val="hybridMultilevel"/>
    <w:tmpl w:val="C91A9B62"/>
    <w:lvl w:ilvl="0" w:tplc="9AF4F160">
      <w:start w:val="1"/>
      <w:numFmt w:val="decimal"/>
      <w:lvlText w:val="%1."/>
      <w:lvlJc w:val="left"/>
      <w:pPr>
        <w:ind w:left="144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00056B5"/>
    <w:multiLevelType w:val="hybridMultilevel"/>
    <w:tmpl w:val="3F38B862"/>
    <w:lvl w:ilvl="0" w:tplc="374E0BB0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470003"/>
    <w:multiLevelType w:val="hybridMultilevel"/>
    <w:tmpl w:val="2196E2DA"/>
    <w:lvl w:ilvl="0" w:tplc="50121CC0">
      <w:start w:val="1"/>
      <w:numFmt w:val="decimal"/>
      <w:lvlText w:val="%1."/>
      <w:lvlJc w:val="left"/>
      <w:pPr>
        <w:ind w:left="144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65265A"/>
    <w:multiLevelType w:val="hybridMultilevel"/>
    <w:tmpl w:val="C256F59E"/>
    <w:lvl w:ilvl="0" w:tplc="76089E38">
      <w:start w:val="1"/>
      <w:numFmt w:val="decimal"/>
      <w:pStyle w:val="NumberedstyleReport"/>
      <w:lvlText w:val="%1."/>
      <w:lvlJc w:val="left"/>
      <w:pPr>
        <w:ind w:left="717" w:hanging="360"/>
      </w:pPr>
    </w:lvl>
    <w:lvl w:ilvl="1" w:tplc="04190019">
      <w:start w:val="1"/>
      <w:numFmt w:val="lowerLetter"/>
      <w:lvlText w:val="%2."/>
      <w:lvlJc w:val="left"/>
      <w:pPr>
        <w:ind w:left="1437" w:hanging="360"/>
      </w:pPr>
    </w:lvl>
    <w:lvl w:ilvl="2" w:tplc="0419001B">
      <w:start w:val="1"/>
      <w:numFmt w:val="lowerRoman"/>
      <w:lvlText w:val="%3."/>
      <w:lvlJc w:val="right"/>
      <w:pPr>
        <w:ind w:left="2157" w:hanging="180"/>
      </w:pPr>
    </w:lvl>
    <w:lvl w:ilvl="3" w:tplc="0419000F">
      <w:start w:val="1"/>
      <w:numFmt w:val="decimal"/>
      <w:lvlText w:val="%4."/>
      <w:lvlJc w:val="left"/>
      <w:pPr>
        <w:ind w:left="2877" w:hanging="360"/>
      </w:pPr>
    </w:lvl>
    <w:lvl w:ilvl="4" w:tplc="04190019">
      <w:start w:val="1"/>
      <w:numFmt w:val="lowerLetter"/>
      <w:lvlText w:val="%5."/>
      <w:lvlJc w:val="left"/>
      <w:pPr>
        <w:ind w:left="3597" w:hanging="360"/>
      </w:pPr>
    </w:lvl>
    <w:lvl w:ilvl="5" w:tplc="0419001B">
      <w:start w:val="1"/>
      <w:numFmt w:val="lowerRoman"/>
      <w:lvlText w:val="%6."/>
      <w:lvlJc w:val="right"/>
      <w:pPr>
        <w:ind w:left="4317" w:hanging="180"/>
      </w:pPr>
    </w:lvl>
    <w:lvl w:ilvl="6" w:tplc="0419000F">
      <w:start w:val="1"/>
      <w:numFmt w:val="decimal"/>
      <w:lvlText w:val="%7."/>
      <w:lvlJc w:val="left"/>
      <w:pPr>
        <w:ind w:left="5037" w:hanging="360"/>
      </w:pPr>
    </w:lvl>
    <w:lvl w:ilvl="7" w:tplc="04190019">
      <w:start w:val="1"/>
      <w:numFmt w:val="lowerLetter"/>
      <w:lvlText w:val="%8."/>
      <w:lvlJc w:val="left"/>
      <w:pPr>
        <w:ind w:left="5757" w:hanging="360"/>
      </w:pPr>
    </w:lvl>
    <w:lvl w:ilvl="8" w:tplc="0419001B">
      <w:start w:val="1"/>
      <w:numFmt w:val="lowerRoman"/>
      <w:lvlText w:val="%9."/>
      <w:lvlJc w:val="right"/>
      <w:pPr>
        <w:ind w:left="6477" w:hanging="180"/>
      </w:pPr>
    </w:lvl>
  </w:abstractNum>
  <w:abstractNum w:abstractNumId="35" w15:restartNumberingAfterBreak="0">
    <w:nsid w:val="55F14C6C"/>
    <w:multiLevelType w:val="hybridMultilevel"/>
    <w:tmpl w:val="2CDE89BC"/>
    <w:lvl w:ilvl="0" w:tplc="B72A65A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935DCB"/>
    <w:multiLevelType w:val="hybridMultilevel"/>
    <w:tmpl w:val="F85EAF16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691C1F4B"/>
    <w:multiLevelType w:val="hybridMultilevel"/>
    <w:tmpl w:val="87C4E3A4"/>
    <w:lvl w:ilvl="0" w:tplc="04090001">
      <w:start w:val="1"/>
      <w:numFmt w:val="bullet"/>
      <w:lvlText w:val=""/>
      <w:lvlJc w:val="left"/>
      <w:pPr>
        <w:ind w:left="21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38" w15:restartNumberingAfterBreak="0">
    <w:nsid w:val="69DE371E"/>
    <w:multiLevelType w:val="hybridMultilevel"/>
    <w:tmpl w:val="EFC2742E"/>
    <w:lvl w:ilvl="0" w:tplc="71CAAB46">
      <w:start w:val="1"/>
      <w:numFmt w:val="decimal"/>
      <w:lvlText w:val="%1."/>
      <w:lvlJc w:val="left"/>
      <w:pPr>
        <w:ind w:left="1440" w:hanging="360"/>
      </w:pPr>
      <w:rPr>
        <w:rFonts w:ascii="Open Sans" w:hAnsi="Open Sans" w:cs="Open Sans" w:hint="default"/>
        <w:b w:val="0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B6840A7"/>
    <w:multiLevelType w:val="hybridMultilevel"/>
    <w:tmpl w:val="0538AB1C"/>
    <w:lvl w:ilvl="0" w:tplc="79008572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C468B"/>
    <w:multiLevelType w:val="hybridMultilevel"/>
    <w:tmpl w:val="7B0AB5E4"/>
    <w:lvl w:ilvl="0" w:tplc="3B94E7D0">
      <w:start w:val="1"/>
      <w:numFmt w:val="bullet"/>
      <w:pStyle w:val="Markedstyle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41" w15:restartNumberingAfterBreak="0">
    <w:nsid w:val="70385E6D"/>
    <w:multiLevelType w:val="hybridMultilevel"/>
    <w:tmpl w:val="2B3E4A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08E4F85"/>
    <w:multiLevelType w:val="hybridMultilevel"/>
    <w:tmpl w:val="5C86F270"/>
    <w:lvl w:ilvl="0" w:tplc="6854B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D900FB"/>
    <w:multiLevelType w:val="multilevel"/>
    <w:tmpl w:val="7E2E0C8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  <w:color w:val="707070" w:themeColor="accent3" w:themeShade="BF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00" w:hanging="720"/>
      </w:pPr>
      <w:rPr>
        <w:rFonts w:ascii="Open Sans" w:eastAsia="Times New Roman" w:hAnsi="Open Sans" w:cs="Open Sans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24F2061"/>
    <w:multiLevelType w:val="hybridMultilevel"/>
    <w:tmpl w:val="B00E7F8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5" w15:restartNumberingAfterBreak="0">
    <w:nsid w:val="730A1614"/>
    <w:multiLevelType w:val="multilevel"/>
    <w:tmpl w:val="C3B690E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00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o"/>
      <w:lvlJc w:val="left"/>
      <w:pPr>
        <w:ind w:left="1728" w:hanging="648"/>
      </w:pPr>
      <w:rPr>
        <w:rFonts w:ascii="Courier New" w:hAnsi="Courier New" w:cs="Courier New" w:hint="default"/>
        <w:sz w:val="18"/>
        <w:szCs w:val="18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50356C1"/>
    <w:multiLevelType w:val="hybridMultilevel"/>
    <w:tmpl w:val="ADF63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567D64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837ADE"/>
    <w:multiLevelType w:val="hybridMultilevel"/>
    <w:tmpl w:val="ED1C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C01BBC"/>
    <w:multiLevelType w:val="hybridMultilevel"/>
    <w:tmpl w:val="C4604CBE"/>
    <w:lvl w:ilvl="0" w:tplc="640E0C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EC77E3"/>
    <w:multiLevelType w:val="multilevel"/>
    <w:tmpl w:val="15C81D60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ascii="Open Sans" w:hAnsi="Open Sans" w:cs="Open Sans" w:hint="default"/>
        <w:b/>
        <w:color w:val="auto"/>
        <w:sz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17"/>
  </w:num>
  <w:num w:numId="2">
    <w:abstractNumId w:val="10"/>
  </w:num>
  <w:num w:numId="3">
    <w:abstractNumId w:val="9"/>
  </w:num>
  <w:num w:numId="4">
    <w:abstractNumId w:val="40"/>
  </w:num>
  <w:num w:numId="5">
    <w:abstractNumId w:val="34"/>
  </w:num>
  <w:num w:numId="6">
    <w:abstractNumId w:val="28"/>
  </w:num>
  <w:num w:numId="7">
    <w:abstractNumId w:val="49"/>
  </w:num>
  <w:num w:numId="8">
    <w:abstractNumId w:val="35"/>
  </w:num>
  <w:num w:numId="9">
    <w:abstractNumId w:val="46"/>
  </w:num>
  <w:num w:numId="10">
    <w:abstractNumId w:val="47"/>
  </w:num>
  <w:num w:numId="11">
    <w:abstractNumId w:val="36"/>
  </w:num>
  <w:num w:numId="12">
    <w:abstractNumId w:val="33"/>
  </w:num>
  <w:num w:numId="13">
    <w:abstractNumId w:val="30"/>
  </w:num>
  <w:num w:numId="14">
    <w:abstractNumId w:val="25"/>
  </w:num>
  <w:num w:numId="15">
    <w:abstractNumId w:val="16"/>
  </w:num>
  <w:num w:numId="16">
    <w:abstractNumId w:val="37"/>
  </w:num>
  <w:num w:numId="17">
    <w:abstractNumId w:val="27"/>
  </w:num>
  <w:num w:numId="18">
    <w:abstractNumId w:val="2"/>
  </w:num>
  <w:num w:numId="19">
    <w:abstractNumId w:val="13"/>
  </w:num>
  <w:num w:numId="20">
    <w:abstractNumId w:val="31"/>
  </w:num>
  <w:num w:numId="21">
    <w:abstractNumId w:val="26"/>
  </w:num>
  <w:num w:numId="22">
    <w:abstractNumId w:val="41"/>
  </w:num>
  <w:num w:numId="23">
    <w:abstractNumId w:val="38"/>
  </w:num>
  <w:num w:numId="24">
    <w:abstractNumId w:val="15"/>
  </w:num>
  <w:num w:numId="25">
    <w:abstractNumId w:val="39"/>
  </w:num>
  <w:num w:numId="26">
    <w:abstractNumId w:val="22"/>
  </w:num>
  <w:num w:numId="27">
    <w:abstractNumId w:val="45"/>
  </w:num>
  <w:num w:numId="28">
    <w:abstractNumId w:val="21"/>
  </w:num>
  <w:num w:numId="29">
    <w:abstractNumId w:val="4"/>
  </w:num>
  <w:num w:numId="30">
    <w:abstractNumId w:val="19"/>
  </w:num>
  <w:num w:numId="31">
    <w:abstractNumId w:val="43"/>
  </w:num>
  <w:num w:numId="32">
    <w:abstractNumId w:val="8"/>
  </w:num>
  <w:num w:numId="33">
    <w:abstractNumId w:val="42"/>
  </w:num>
  <w:num w:numId="34">
    <w:abstractNumId w:val="12"/>
  </w:num>
  <w:num w:numId="35">
    <w:abstractNumId w:val="14"/>
  </w:num>
  <w:num w:numId="36">
    <w:abstractNumId w:val="48"/>
  </w:num>
  <w:num w:numId="37">
    <w:abstractNumId w:val="11"/>
  </w:num>
  <w:num w:numId="38">
    <w:abstractNumId w:val="3"/>
  </w:num>
  <w:num w:numId="39">
    <w:abstractNumId w:val="7"/>
  </w:num>
  <w:num w:numId="40">
    <w:abstractNumId w:val="24"/>
  </w:num>
  <w:num w:numId="41">
    <w:abstractNumId w:val="23"/>
  </w:num>
  <w:num w:numId="42">
    <w:abstractNumId w:val="5"/>
  </w:num>
  <w:num w:numId="43">
    <w:abstractNumId w:val="1"/>
  </w:num>
  <w:num w:numId="44">
    <w:abstractNumId w:val="20"/>
  </w:num>
  <w:num w:numId="45">
    <w:abstractNumId w:val="6"/>
  </w:num>
  <w:num w:numId="46">
    <w:abstractNumId w:val="18"/>
  </w:num>
  <w:num w:numId="47">
    <w:abstractNumId w:val="0"/>
  </w:num>
  <w:num w:numId="48">
    <w:abstractNumId w:val="44"/>
  </w:num>
  <w:num w:numId="49">
    <w:abstractNumId w:val="32"/>
  </w:num>
  <w:num w:numId="50">
    <w:abstractNumId w:val="29"/>
  </w:num>
  <w:numIdMacAtCleanup w:val="4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osadsky, Andrey">
    <w15:presenceInfo w15:providerId="AD" w15:userId="S-1-5-21-259409611-3423039362-4275811807-2520480"/>
  </w15:person>
  <w15:person w15:author="Kanashina, Aleksandra">
    <w15:presenceInfo w15:providerId="None" w15:userId="Kanashina, Aleksand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BSHtml" w:val="False"/>
    <w:docVar w:name="BSInThread" w:val="False"/>
    <w:docVar w:name="BSObjectGUID" w:val="974bb882-297d-49e9-af43-121c7e7152e5"/>
    <w:docVar w:name="BSPortal" w:val="False"/>
    <w:docVar w:name="BSTemplateGUID" w:val="3afeab13-6dce-4ed3-b21d-6e724b70e2ae"/>
    <w:docVar w:name="BSVersion" w:val="6.1.9127.29138"/>
    <w:docVar w:name="CurrentCulture" w:val="ru"/>
    <w:docVar w:name="CurrentUICulture" w:val="ru-RU"/>
    <w:docVar w:name="DefaultDataCulture" w:val="ru"/>
    <w:docVar w:name="Код_процесса_2e796496" w:val="SEC.1.8.7"/>
    <w:docVar w:name="Название_БП_2_cf791114" w:val="Управление Ролевой моделью и Процедурой предоставления доступа"/>
    <w:docVar w:name="Название_БП_f02f0116" w:val="Управление Ролевой моделью и Процедурой предоставления доступа"/>
    <w:docVar w:name="Название_БП_Родителя_1_df6fabc2" w:val="Управление доступом"/>
    <w:docVar w:name="Название_подпроцесса_f3f14dc1_1" w:val="Создание / изменение Ролевой модели"/>
    <w:docVar w:name="Название_подпроцесса_f3f14dc1_2" w:val="Создание / изменение пакетной роли  "/>
    <w:docVar w:name="Название_подпроцесса_f3f14dc1_3" w:val="Процедура предоставления доступа"/>
    <w:docVar w:name="Название_подпроцесса_f3f14dc1_4" w:val="Отзыв доступа"/>
    <w:docVar w:name="Не_рассматривается_fa716632" w:val=" "/>
    <w:docVar w:name="Общие_положения_и_основн_30396eb3" w:val=" "/>
    <w:docVar w:name="Приложение_10_9f809f9b" w:val=" "/>
    <w:docVar w:name="Приложение_3_940f3d1c" w:val=" "/>
    <w:docVar w:name="Приложение_4_cac368ea" w:val=" "/>
    <w:docVar w:name="Приложение_5_03aa697b" w:val=" "/>
    <w:docVar w:name="Приложение_6_293d2415" w:val=" "/>
    <w:docVar w:name="Приложение_7_fab40354" w:val=" "/>
    <w:docVar w:name="Приложение_8_78388b44" w:val=" "/>
    <w:docVar w:name="Приложение_9_43249fde" w:val=" "/>
    <w:docVar w:name="Проверка_актуальности_a00d7c45" w:val="1 раз в 3 года"/>
    <w:docVar w:name="Срок_действия_56605fc8" w:val="действует с даты введения в действие и до даты издания распорядительного документа, отменяющего действие"/>
    <w:docVar w:name="Требования_к_срокам_d97618f9" w:val="В соответствии со сроками, указанными в детальном описании реализации процесса"/>
    <w:docVar w:name="Цель_процесса_4ee026bc" w:val="Своевременное управление правами доступа, включая предоставление и отзыв доступа по согласованным ролевым моделям к ИС Компании (за исключением систем ТОРГ)"/>
  </w:docVars>
  <w:rsids>
    <w:rsidRoot w:val="007B2835"/>
    <w:rsid w:val="00000049"/>
    <w:rsid w:val="00003D92"/>
    <w:rsid w:val="00004EE7"/>
    <w:rsid w:val="0000642A"/>
    <w:rsid w:val="0001140D"/>
    <w:rsid w:val="00011722"/>
    <w:rsid w:val="0001596C"/>
    <w:rsid w:val="00015CF7"/>
    <w:rsid w:val="00020320"/>
    <w:rsid w:val="0002119B"/>
    <w:rsid w:val="000220C6"/>
    <w:rsid w:val="0002304D"/>
    <w:rsid w:val="0002630E"/>
    <w:rsid w:val="00030557"/>
    <w:rsid w:val="0003128A"/>
    <w:rsid w:val="0003192E"/>
    <w:rsid w:val="00034C6E"/>
    <w:rsid w:val="00041090"/>
    <w:rsid w:val="00041482"/>
    <w:rsid w:val="00060B7A"/>
    <w:rsid w:val="00061B6A"/>
    <w:rsid w:val="00072951"/>
    <w:rsid w:val="00075CD5"/>
    <w:rsid w:val="00081EB7"/>
    <w:rsid w:val="00091597"/>
    <w:rsid w:val="00092471"/>
    <w:rsid w:val="00092C57"/>
    <w:rsid w:val="00092F93"/>
    <w:rsid w:val="0009423A"/>
    <w:rsid w:val="000A7279"/>
    <w:rsid w:val="000B78E1"/>
    <w:rsid w:val="000B7953"/>
    <w:rsid w:val="000B7DE6"/>
    <w:rsid w:val="000C0684"/>
    <w:rsid w:val="000C2733"/>
    <w:rsid w:val="000C3D71"/>
    <w:rsid w:val="000C5EBB"/>
    <w:rsid w:val="000C7A0E"/>
    <w:rsid w:val="000C7DF4"/>
    <w:rsid w:val="000C7FE9"/>
    <w:rsid w:val="000D23F8"/>
    <w:rsid w:val="000D24C5"/>
    <w:rsid w:val="000D26A4"/>
    <w:rsid w:val="000D2F76"/>
    <w:rsid w:val="000D40FB"/>
    <w:rsid w:val="000D66AC"/>
    <w:rsid w:val="000E03DC"/>
    <w:rsid w:val="000E0648"/>
    <w:rsid w:val="000E190D"/>
    <w:rsid w:val="000E3145"/>
    <w:rsid w:val="000E4571"/>
    <w:rsid w:val="000E4B42"/>
    <w:rsid w:val="000E5FF7"/>
    <w:rsid w:val="000E7A0F"/>
    <w:rsid w:val="000F055E"/>
    <w:rsid w:val="000F2EAD"/>
    <w:rsid w:val="000F497E"/>
    <w:rsid w:val="000F640D"/>
    <w:rsid w:val="001000AB"/>
    <w:rsid w:val="0010032B"/>
    <w:rsid w:val="00106008"/>
    <w:rsid w:val="00110F0B"/>
    <w:rsid w:val="00111BEA"/>
    <w:rsid w:val="00114142"/>
    <w:rsid w:val="00116666"/>
    <w:rsid w:val="00117F90"/>
    <w:rsid w:val="00123D88"/>
    <w:rsid w:val="001253BC"/>
    <w:rsid w:val="001258CF"/>
    <w:rsid w:val="0014131E"/>
    <w:rsid w:val="00141963"/>
    <w:rsid w:val="00142116"/>
    <w:rsid w:val="00143380"/>
    <w:rsid w:val="00157585"/>
    <w:rsid w:val="00157CA1"/>
    <w:rsid w:val="00160F16"/>
    <w:rsid w:val="00163820"/>
    <w:rsid w:val="00163D1C"/>
    <w:rsid w:val="00164870"/>
    <w:rsid w:val="00171CE1"/>
    <w:rsid w:val="00172B30"/>
    <w:rsid w:val="00174E5E"/>
    <w:rsid w:val="00180E45"/>
    <w:rsid w:val="00181881"/>
    <w:rsid w:val="00184593"/>
    <w:rsid w:val="00184B94"/>
    <w:rsid w:val="0018515E"/>
    <w:rsid w:val="0018673C"/>
    <w:rsid w:val="00186D23"/>
    <w:rsid w:val="0019016E"/>
    <w:rsid w:val="0019372D"/>
    <w:rsid w:val="00194562"/>
    <w:rsid w:val="00196090"/>
    <w:rsid w:val="001960A4"/>
    <w:rsid w:val="0019618A"/>
    <w:rsid w:val="001A00B3"/>
    <w:rsid w:val="001A07CE"/>
    <w:rsid w:val="001A0F22"/>
    <w:rsid w:val="001A1193"/>
    <w:rsid w:val="001A183E"/>
    <w:rsid w:val="001A1D96"/>
    <w:rsid w:val="001A475A"/>
    <w:rsid w:val="001B405C"/>
    <w:rsid w:val="001B4DC8"/>
    <w:rsid w:val="001B5778"/>
    <w:rsid w:val="001B647C"/>
    <w:rsid w:val="001B793B"/>
    <w:rsid w:val="001B7E25"/>
    <w:rsid w:val="001C18FC"/>
    <w:rsid w:val="001C2ADD"/>
    <w:rsid w:val="001C2B9F"/>
    <w:rsid w:val="001C3512"/>
    <w:rsid w:val="001C41D5"/>
    <w:rsid w:val="001C5C13"/>
    <w:rsid w:val="001C666F"/>
    <w:rsid w:val="001D18FA"/>
    <w:rsid w:val="001E1D1B"/>
    <w:rsid w:val="001E66FF"/>
    <w:rsid w:val="001E6B32"/>
    <w:rsid w:val="001F074F"/>
    <w:rsid w:val="001F3674"/>
    <w:rsid w:val="001F4387"/>
    <w:rsid w:val="001F4CFA"/>
    <w:rsid w:val="001F4F2C"/>
    <w:rsid w:val="001F654C"/>
    <w:rsid w:val="00200EAC"/>
    <w:rsid w:val="00203769"/>
    <w:rsid w:val="00204449"/>
    <w:rsid w:val="00204AFF"/>
    <w:rsid w:val="00204C12"/>
    <w:rsid w:val="002050E4"/>
    <w:rsid w:val="002074D5"/>
    <w:rsid w:val="00207835"/>
    <w:rsid w:val="002104AC"/>
    <w:rsid w:val="00212719"/>
    <w:rsid w:val="002148D3"/>
    <w:rsid w:val="00215B68"/>
    <w:rsid w:val="00215FAD"/>
    <w:rsid w:val="0021647A"/>
    <w:rsid w:val="002210B9"/>
    <w:rsid w:val="00221E0A"/>
    <w:rsid w:val="00222F56"/>
    <w:rsid w:val="00223B8A"/>
    <w:rsid w:val="002314A2"/>
    <w:rsid w:val="0023276A"/>
    <w:rsid w:val="002358D2"/>
    <w:rsid w:val="00236032"/>
    <w:rsid w:val="00236854"/>
    <w:rsid w:val="00244873"/>
    <w:rsid w:val="002470C7"/>
    <w:rsid w:val="00247EB9"/>
    <w:rsid w:val="00247FEB"/>
    <w:rsid w:val="00250602"/>
    <w:rsid w:val="00251760"/>
    <w:rsid w:val="002531C8"/>
    <w:rsid w:val="0025394B"/>
    <w:rsid w:val="00254AA2"/>
    <w:rsid w:val="0025606D"/>
    <w:rsid w:val="00264012"/>
    <w:rsid w:val="002644CB"/>
    <w:rsid w:val="00265A56"/>
    <w:rsid w:val="00265D8B"/>
    <w:rsid w:val="00267135"/>
    <w:rsid w:val="002702D7"/>
    <w:rsid w:val="00271CF9"/>
    <w:rsid w:val="00272DD1"/>
    <w:rsid w:val="00276B9F"/>
    <w:rsid w:val="0028123E"/>
    <w:rsid w:val="002819B0"/>
    <w:rsid w:val="00282614"/>
    <w:rsid w:val="002839F1"/>
    <w:rsid w:val="002842BD"/>
    <w:rsid w:val="00286472"/>
    <w:rsid w:val="0028707A"/>
    <w:rsid w:val="00294077"/>
    <w:rsid w:val="00297997"/>
    <w:rsid w:val="002A0C47"/>
    <w:rsid w:val="002A23E9"/>
    <w:rsid w:val="002A53D9"/>
    <w:rsid w:val="002A6819"/>
    <w:rsid w:val="002A6841"/>
    <w:rsid w:val="002A79AB"/>
    <w:rsid w:val="002A7CB5"/>
    <w:rsid w:val="002B155F"/>
    <w:rsid w:val="002B1B66"/>
    <w:rsid w:val="002B1D14"/>
    <w:rsid w:val="002B327D"/>
    <w:rsid w:val="002C2D5A"/>
    <w:rsid w:val="002C30DF"/>
    <w:rsid w:val="002C31EE"/>
    <w:rsid w:val="002C3267"/>
    <w:rsid w:val="002C3BEF"/>
    <w:rsid w:val="002D08FB"/>
    <w:rsid w:val="002D1793"/>
    <w:rsid w:val="002D554E"/>
    <w:rsid w:val="002D58B6"/>
    <w:rsid w:val="002E1AE4"/>
    <w:rsid w:val="002E3D93"/>
    <w:rsid w:val="002E5FEE"/>
    <w:rsid w:val="002E6B86"/>
    <w:rsid w:val="002E6BD4"/>
    <w:rsid w:val="002F3057"/>
    <w:rsid w:val="002F3FEC"/>
    <w:rsid w:val="002F576F"/>
    <w:rsid w:val="002F5D8B"/>
    <w:rsid w:val="002F5ED3"/>
    <w:rsid w:val="002F5F86"/>
    <w:rsid w:val="002F704A"/>
    <w:rsid w:val="003006B4"/>
    <w:rsid w:val="00301AAC"/>
    <w:rsid w:val="0030242F"/>
    <w:rsid w:val="00302DC8"/>
    <w:rsid w:val="00307BC3"/>
    <w:rsid w:val="0031151E"/>
    <w:rsid w:val="003133E1"/>
    <w:rsid w:val="00317C3C"/>
    <w:rsid w:val="00317D45"/>
    <w:rsid w:val="00320CDE"/>
    <w:rsid w:val="00322291"/>
    <w:rsid w:val="00323C17"/>
    <w:rsid w:val="00324D70"/>
    <w:rsid w:val="003264A7"/>
    <w:rsid w:val="00327025"/>
    <w:rsid w:val="003425E5"/>
    <w:rsid w:val="00344802"/>
    <w:rsid w:val="00344DD9"/>
    <w:rsid w:val="00347268"/>
    <w:rsid w:val="003500A1"/>
    <w:rsid w:val="00350172"/>
    <w:rsid w:val="00350A12"/>
    <w:rsid w:val="00353941"/>
    <w:rsid w:val="00356594"/>
    <w:rsid w:val="0036032A"/>
    <w:rsid w:val="00360B12"/>
    <w:rsid w:val="00361A4A"/>
    <w:rsid w:val="00365348"/>
    <w:rsid w:val="003667D8"/>
    <w:rsid w:val="00372DEF"/>
    <w:rsid w:val="00373CCB"/>
    <w:rsid w:val="00374E40"/>
    <w:rsid w:val="003773B2"/>
    <w:rsid w:val="00380BFA"/>
    <w:rsid w:val="00382D04"/>
    <w:rsid w:val="00383980"/>
    <w:rsid w:val="00387102"/>
    <w:rsid w:val="00387B4D"/>
    <w:rsid w:val="00387ED3"/>
    <w:rsid w:val="003936CB"/>
    <w:rsid w:val="003949C6"/>
    <w:rsid w:val="0039524D"/>
    <w:rsid w:val="00395A59"/>
    <w:rsid w:val="0039655F"/>
    <w:rsid w:val="00397E20"/>
    <w:rsid w:val="003A571A"/>
    <w:rsid w:val="003A5DBE"/>
    <w:rsid w:val="003A7416"/>
    <w:rsid w:val="003A7463"/>
    <w:rsid w:val="003B31F4"/>
    <w:rsid w:val="003B4EE6"/>
    <w:rsid w:val="003B5BE4"/>
    <w:rsid w:val="003B6B43"/>
    <w:rsid w:val="003C5F85"/>
    <w:rsid w:val="003D6423"/>
    <w:rsid w:val="003E0A59"/>
    <w:rsid w:val="003E621C"/>
    <w:rsid w:val="003E6472"/>
    <w:rsid w:val="003E7C9A"/>
    <w:rsid w:val="003F4D45"/>
    <w:rsid w:val="003F6A46"/>
    <w:rsid w:val="003F7D08"/>
    <w:rsid w:val="004055F3"/>
    <w:rsid w:val="0040787B"/>
    <w:rsid w:val="00407C35"/>
    <w:rsid w:val="00414DCA"/>
    <w:rsid w:val="00415A32"/>
    <w:rsid w:val="00415AC5"/>
    <w:rsid w:val="00416BA4"/>
    <w:rsid w:val="00416FF2"/>
    <w:rsid w:val="00422EF8"/>
    <w:rsid w:val="00426700"/>
    <w:rsid w:val="00426DC1"/>
    <w:rsid w:val="00427BD0"/>
    <w:rsid w:val="00430C0E"/>
    <w:rsid w:val="004321EA"/>
    <w:rsid w:val="0043251B"/>
    <w:rsid w:val="004341B4"/>
    <w:rsid w:val="00435D4F"/>
    <w:rsid w:val="0044134D"/>
    <w:rsid w:val="00447EEA"/>
    <w:rsid w:val="004515DA"/>
    <w:rsid w:val="004527F9"/>
    <w:rsid w:val="00454035"/>
    <w:rsid w:val="004655D9"/>
    <w:rsid w:val="00466AD0"/>
    <w:rsid w:val="0047131D"/>
    <w:rsid w:val="0047345D"/>
    <w:rsid w:val="00474076"/>
    <w:rsid w:val="00474ED6"/>
    <w:rsid w:val="00476713"/>
    <w:rsid w:val="00476D05"/>
    <w:rsid w:val="00476FA9"/>
    <w:rsid w:val="0048024A"/>
    <w:rsid w:val="004806AE"/>
    <w:rsid w:val="00480E47"/>
    <w:rsid w:val="004812C4"/>
    <w:rsid w:val="004817C1"/>
    <w:rsid w:val="00481CBF"/>
    <w:rsid w:val="004826B4"/>
    <w:rsid w:val="00483ECB"/>
    <w:rsid w:val="004925C4"/>
    <w:rsid w:val="00492659"/>
    <w:rsid w:val="00493B0D"/>
    <w:rsid w:val="00494B99"/>
    <w:rsid w:val="004968E1"/>
    <w:rsid w:val="004970A4"/>
    <w:rsid w:val="004A1514"/>
    <w:rsid w:val="004A1891"/>
    <w:rsid w:val="004A2D13"/>
    <w:rsid w:val="004A4875"/>
    <w:rsid w:val="004A4937"/>
    <w:rsid w:val="004B1C49"/>
    <w:rsid w:val="004B2974"/>
    <w:rsid w:val="004C74BB"/>
    <w:rsid w:val="004D43C6"/>
    <w:rsid w:val="004D489D"/>
    <w:rsid w:val="004D5DBC"/>
    <w:rsid w:val="004D5FBC"/>
    <w:rsid w:val="004E4ED6"/>
    <w:rsid w:val="004E6BAE"/>
    <w:rsid w:val="004E71A3"/>
    <w:rsid w:val="004E7DD0"/>
    <w:rsid w:val="004F0B42"/>
    <w:rsid w:val="004F3995"/>
    <w:rsid w:val="004F4C97"/>
    <w:rsid w:val="004F6B15"/>
    <w:rsid w:val="00500ECA"/>
    <w:rsid w:val="00503079"/>
    <w:rsid w:val="00505982"/>
    <w:rsid w:val="00506965"/>
    <w:rsid w:val="00511981"/>
    <w:rsid w:val="00511A64"/>
    <w:rsid w:val="005146A5"/>
    <w:rsid w:val="00522033"/>
    <w:rsid w:val="005365D4"/>
    <w:rsid w:val="00537490"/>
    <w:rsid w:val="005376AB"/>
    <w:rsid w:val="0054026E"/>
    <w:rsid w:val="00540613"/>
    <w:rsid w:val="005505E3"/>
    <w:rsid w:val="00551F87"/>
    <w:rsid w:val="00553999"/>
    <w:rsid w:val="00554F10"/>
    <w:rsid w:val="0055770D"/>
    <w:rsid w:val="00560A0A"/>
    <w:rsid w:val="00562293"/>
    <w:rsid w:val="005635D0"/>
    <w:rsid w:val="00563D76"/>
    <w:rsid w:val="005655C6"/>
    <w:rsid w:val="00565744"/>
    <w:rsid w:val="005708BF"/>
    <w:rsid w:val="00572F8E"/>
    <w:rsid w:val="00576741"/>
    <w:rsid w:val="00577918"/>
    <w:rsid w:val="00580407"/>
    <w:rsid w:val="00582192"/>
    <w:rsid w:val="005834C1"/>
    <w:rsid w:val="00584863"/>
    <w:rsid w:val="005867DC"/>
    <w:rsid w:val="00587E83"/>
    <w:rsid w:val="00590F54"/>
    <w:rsid w:val="00591973"/>
    <w:rsid w:val="005962A9"/>
    <w:rsid w:val="00597587"/>
    <w:rsid w:val="005A2038"/>
    <w:rsid w:val="005A3C21"/>
    <w:rsid w:val="005A49EF"/>
    <w:rsid w:val="005A53B9"/>
    <w:rsid w:val="005A5B65"/>
    <w:rsid w:val="005A6BD1"/>
    <w:rsid w:val="005B0F75"/>
    <w:rsid w:val="005B14B4"/>
    <w:rsid w:val="005B37D1"/>
    <w:rsid w:val="005B628B"/>
    <w:rsid w:val="005B6D2D"/>
    <w:rsid w:val="005C06D7"/>
    <w:rsid w:val="005C3424"/>
    <w:rsid w:val="005C3EDE"/>
    <w:rsid w:val="005C7048"/>
    <w:rsid w:val="005C709B"/>
    <w:rsid w:val="005D09FC"/>
    <w:rsid w:val="005D10C2"/>
    <w:rsid w:val="005D14FB"/>
    <w:rsid w:val="005D1F3C"/>
    <w:rsid w:val="005D22B9"/>
    <w:rsid w:val="005D36D2"/>
    <w:rsid w:val="005D4720"/>
    <w:rsid w:val="005E0D4F"/>
    <w:rsid w:val="005E10B0"/>
    <w:rsid w:val="005E2DED"/>
    <w:rsid w:val="005E6D2A"/>
    <w:rsid w:val="005E7BB4"/>
    <w:rsid w:val="005F4FB1"/>
    <w:rsid w:val="005F60F3"/>
    <w:rsid w:val="005F711D"/>
    <w:rsid w:val="005F7344"/>
    <w:rsid w:val="00605DDB"/>
    <w:rsid w:val="00606F68"/>
    <w:rsid w:val="00612D76"/>
    <w:rsid w:val="006154D6"/>
    <w:rsid w:val="00617C2F"/>
    <w:rsid w:val="00623BA1"/>
    <w:rsid w:val="00624BD5"/>
    <w:rsid w:val="00625607"/>
    <w:rsid w:val="00627849"/>
    <w:rsid w:val="00630A09"/>
    <w:rsid w:val="00641C72"/>
    <w:rsid w:val="0064405F"/>
    <w:rsid w:val="0064540D"/>
    <w:rsid w:val="006476F2"/>
    <w:rsid w:val="006506CE"/>
    <w:rsid w:val="0065355E"/>
    <w:rsid w:val="00655508"/>
    <w:rsid w:val="006565E9"/>
    <w:rsid w:val="00660627"/>
    <w:rsid w:val="006647C0"/>
    <w:rsid w:val="00666D04"/>
    <w:rsid w:val="00675F27"/>
    <w:rsid w:val="006808C6"/>
    <w:rsid w:val="00681D91"/>
    <w:rsid w:val="00685943"/>
    <w:rsid w:val="006912C4"/>
    <w:rsid w:val="006932C2"/>
    <w:rsid w:val="0069612B"/>
    <w:rsid w:val="006A1213"/>
    <w:rsid w:val="006A24CC"/>
    <w:rsid w:val="006A4D3A"/>
    <w:rsid w:val="006A5B16"/>
    <w:rsid w:val="006A6438"/>
    <w:rsid w:val="006B0B23"/>
    <w:rsid w:val="006B309A"/>
    <w:rsid w:val="006B5C92"/>
    <w:rsid w:val="006B670D"/>
    <w:rsid w:val="006B7418"/>
    <w:rsid w:val="006B7E54"/>
    <w:rsid w:val="006C03FB"/>
    <w:rsid w:val="006C0750"/>
    <w:rsid w:val="006C222A"/>
    <w:rsid w:val="006C4116"/>
    <w:rsid w:val="006C5231"/>
    <w:rsid w:val="006C6766"/>
    <w:rsid w:val="006C6CA7"/>
    <w:rsid w:val="006D031D"/>
    <w:rsid w:val="006D0659"/>
    <w:rsid w:val="006D0E2E"/>
    <w:rsid w:val="006D2AA6"/>
    <w:rsid w:val="006D2D1B"/>
    <w:rsid w:val="006E1AFD"/>
    <w:rsid w:val="006E4BE1"/>
    <w:rsid w:val="006E6374"/>
    <w:rsid w:val="006E6F37"/>
    <w:rsid w:val="006F0AAA"/>
    <w:rsid w:val="006F1006"/>
    <w:rsid w:val="006F14AE"/>
    <w:rsid w:val="006F4BDB"/>
    <w:rsid w:val="006F563F"/>
    <w:rsid w:val="006F68C3"/>
    <w:rsid w:val="00705298"/>
    <w:rsid w:val="0071401E"/>
    <w:rsid w:val="00715899"/>
    <w:rsid w:val="00717BD8"/>
    <w:rsid w:val="007211E1"/>
    <w:rsid w:val="00721C1D"/>
    <w:rsid w:val="00726231"/>
    <w:rsid w:val="00730E1A"/>
    <w:rsid w:val="0073109D"/>
    <w:rsid w:val="00735068"/>
    <w:rsid w:val="00740EEC"/>
    <w:rsid w:val="00742D05"/>
    <w:rsid w:val="00744ADD"/>
    <w:rsid w:val="00746732"/>
    <w:rsid w:val="007474EA"/>
    <w:rsid w:val="007502BD"/>
    <w:rsid w:val="00751B48"/>
    <w:rsid w:val="00754534"/>
    <w:rsid w:val="00754C04"/>
    <w:rsid w:val="00754FDB"/>
    <w:rsid w:val="00760C5D"/>
    <w:rsid w:val="00762367"/>
    <w:rsid w:val="00762831"/>
    <w:rsid w:val="007668EC"/>
    <w:rsid w:val="00766F4E"/>
    <w:rsid w:val="007674C9"/>
    <w:rsid w:val="00773894"/>
    <w:rsid w:val="00773BB9"/>
    <w:rsid w:val="00777207"/>
    <w:rsid w:val="00777A6C"/>
    <w:rsid w:val="00784CE3"/>
    <w:rsid w:val="0078575A"/>
    <w:rsid w:val="00785F06"/>
    <w:rsid w:val="0079069D"/>
    <w:rsid w:val="007912C4"/>
    <w:rsid w:val="00791525"/>
    <w:rsid w:val="00792A4B"/>
    <w:rsid w:val="00793217"/>
    <w:rsid w:val="007958E4"/>
    <w:rsid w:val="007A3057"/>
    <w:rsid w:val="007A306B"/>
    <w:rsid w:val="007A33DB"/>
    <w:rsid w:val="007A4286"/>
    <w:rsid w:val="007A4949"/>
    <w:rsid w:val="007A527B"/>
    <w:rsid w:val="007A555C"/>
    <w:rsid w:val="007A6295"/>
    <w:rsid w:val="007B159A"/>
    <w:rsid w:val="007B1C1A"/>
    <w:rsid w:val="007B2835"/>
    <w:rsid w:val="007B5AD1"/>
    <w:rsid w:val="007B7EA8"/>
    <w:rsid w:val="007C1ABC"/>
    <w:rsid w:val="007C351F"/>
    <w:rsid w:val="007C3C8C"/>
    <w:rsid w:val="007C4140"/>
    <w:rsid w:val="007C6A26"/>
    <w:rsid w:val="007C7ABE"/>
    <w:rsid w:val="007D3A55"/>
    <w:rsid w:val="007D454F"/>
    <w:rsid w:val="007D66F4"/>
    <w:rsid w:val="007D6A2A"/>
    <w:rsid w:val="007E11E2"/>
    <w:rsid w:val="007E15CE"/>
    <w:rsid w:val="007E36B4"/>
    <w:rsid w:val="007E3ADF"/>
    <w:rsid w:val="007E3F93"/>
    <w:rsid w:val="007F1641"/>
    <w:rsid w:val="007F479D"/>
    <w:rsid w:val="007F4E43"/>
    <w:rsid w:val="007F5C89"/>
    <w:rsid w:val="007F66AA"/>
    <w:rsid w:val="007F7334"/>
    <w:rsid w:val="007F7D8B"/>
    <w:rsid w:val="00800884"/>
    <w:rsid w:val="00803D5C"/>
    <w:rsid w:val="008041C8"/>
    <w:rsid w:val="00804BC9"/>
    <w:rsid w:val="008120D9"/>
    <w:rsid w:val="00814303"/>
    <w:rsid w:val="00815B93"/>
    <w:rsid w:val="00815FEE"/>
    <w:rsid w:val="00820BB6"/>
    <w:rsid w:val="008242E2"/>
    <w:rsid w:val="00824729"/>
    <w:rsid w:val="00825B77"/>
    <w:rsid w:val="00826522"/>
    <w:rsid w:val="008337C7"/>
    <w:rsid w:val="0083684B"/>
    <w:rsid w:val="00840A93"/>
    <w:rsid w:val="008428F5"/>
    <w:rsid w:val="008434EF"/>
    <w:rsid w:val="0084394C"/>
    <w:rsid w:val="0084627D"/>
    <w:rsid w:val="00846CA5"/>
    <w:rsid w:val="008511EA"/>
    <w:rsid w:val="00854781"/>
    <w:rsid w:val="00857FFB"/>
    <w:rsid w:val="00861E16"/>
    <w:rsid w:val="008620C2"/>
    <w:rsid w:val="008626BD"/>
    <w:rsid w:val="008635E6"/>
    <w:rsid w:val="00863914"/>
    <w:rsid w:val="00865C6E"/>
    <w:rsid w:val="0086688D"/>
    <w:rsid w:val="00866BC1"/>
    <w:rsid w:val="008703D8"/>
    <w:rsid w:val="0087093C"/>
    <w:rsid w:val="00872BBE"/>
    <w:rsid w:val="00876DAE"/>
    <w:rsid w:val="008808F1"/>
    <w:rsid w:val="00882336"/>
    <w:rsid w:val="00884292"/>
    <w:rsid w:val="008862AF"/>
    <w:rsid w:val="00886FE8"/>
    <w:rsid w:val="00890675"/>
    <w:rsid w:val="00895F9A"/>
    <w:rsid w:val="008A012D"/>
    <w:rsid w:val="008A0178"/>
    <w:rsid w:val="008A1194"/>
    <w:rsid w:val="008A11F5"/>
    <w:rsid w:val="008A2176"/>
    <w:rsid w:val="008A4276"/>
    <w:rsid w:val="008A5FD0"/>
    <w:rsid w:val="008A6A87"/>
    <w:rsid w:val="008B0C49"/>
    <w:rsid w:val="008B1089"/>
    <w:rsid w:val="008B52BD"/>
    <w:rsid w:val="008B5AF6"/>
    <w:rsid w:val="008C02FD"/>
    <w:rsid w:val="008C1736"/>
    <w:rsid w:val="008C189F"/>
    <w:rsid w:val="008C1AAE"/>
    <w:rsid w:val="008C3758"/>
    <w:rsid w:val="008C56C9"/>
    <w:rsid w:val="008C7DD1"/>
    <w:rsid w:val="008D4F4C"/>
    <w:rsid w:val="008D513F"/>
    <w:rsid w:val="008D6C42"/>
    <w:rsid w:val="008D6DDC"/>
    <w:rsid w:val="008E034C"/>
    <w:rsid w:val="008E5D1E"/>
    <w:rsid w:val="008F05C4"/>
    <w:rsid w:val="009020D2"/>
    <w:rsid w:val="00903C5E"/>
    <w:rsid w:val="00905D11"/>
    <w:rsid w:val="009074FE"/>
    <w:rsid w:val="00911F59"/>
    <w:rsid w:val="009122B1"/>
    <w:rsid w:val="009129B7"/>
    <w:rsid w:val="00912F5D"/>
    <w:rsid w:val="0091361C"/>
    <w:rsid w:val="009141D9"/>
    <w:rsid w:val="009143D1"/>
    <w:rsid w:val="009162DA"/>
    <w:rsid w:val="00916AF2"/>
    <w:rsid w:val="00921198"/>
    <w:rsid w:val="00922A80"/>
    <w:rsid w:val="00923AC7"/>
    <w:rsid w:val="00930A3A"/>
    <w:rsid w:val="00931CA4"/>
    <w:rsid w:val="009329A6"/>
    <w:rsid w:val="00936801"/>
    <w:rsid w:val="0093727C"/>
    <w:rsid w:val="009439BD"/>
    <w:rsid w:val="00944368"/>
    <w:rsid w:val="00944B6B"/>
    <w:rsid w:val="00944D44"/>
    <w:rsid w:val="009505ED"/>
    <w:rsid w:val="00953982"/>
    <w:rsid w:val="00954403"/>
    <w:rsid w:val="00963281"/>
    <w:rsid w:val="0096461F"/>
    <w:rsid w:val="009654B8"/>
    <w:rsid w:val="00967567"/>
    <w:rsid w:val="00971456"/>
    <w:rsid w:val="00973E6A"/>
    <w:rsid w:val="0097598D"/>
    <w:rsid w:val="00981424"/>
    <w:rsid w:val="00986BCE"/>
    <w:rsid w:val="00991CF8"/>
    <w:rsid w:val="009A39E7"/>
    <w:rsid w:val="009A3AEF"/>
    <w:rsid w:val="009A552F"/>
    <w:rsid w:val="009B11E6"/>
    <w:rsid w:val="009B270A"/>
    <w:rsid w:val="009B6F35"/>
    <w:rsid w:val="009C13A0"/>
    <w:rsid w:val="009C1FC6"/>
    <w:rsid w:val="009C2AC6"/>
    <w:rsid w:val="009C47E9"/>
    <w:rsid w:val="009D00DE"/>
    <w:rsid w:val="009D1A7E"/>
    <w:rsid w:val="009D4ED5"/>
    <w:rsid w:val="009E2E46"/>
    <w:rsid w:val="009E5157"/>
    <w:rsid w:val="009E5B06"/>
    <w:rsid w:val="009E5B22"/>
    <w:rsid w:val="009E60BB"/>
    <w:rsid w:val="009E79B0"/>
    <w:rsid w:val="009F062C"/>
    <w:rsid w:val="009F06D2"/>
    <w:rsid w:val="009F1D00"/>
    <w:rsid w:val="009F1FB6"/>
    <w:rsid w:val="009F4947"/>
    <w:rsid w:val="009F5633"/>
    <w:rsid w:val="009F69B9"/>
    <w:rsid w:val="00A01AE4"/>
    <w:rsid w:val="00A023D5"/>
    <w:rsid w:val="00A048BC"/>
    <w:rsid w:val="00A234FE"/>
    <w:rsid w:val="00A23CF2"/>
    <w:rsid w:val="00A302D8"/>
    <w:rsid w:val="00A32563"/>
    <w:rsid w:val="00A33195"/>
    <w:rsid w:val="00A33D07"/>
    <w:rsid w:val="00A35A43"/>
    <w:rsid w:val="00A35BD4"/>
    <w:rsid w:val="00A43D9C"/>
    <w:rsid w:val="00A4719E"/>
    <w:rsid w:val="00A47245"/>
    <w:rsid w:val="00A500DE"/>
    <w:rsid w:val="00A52569"/>
    <w:rsid w:val="00A54746"/>
    <w:rsid w:val="00A54E44"/>
    <w:rsid w:val="00A577FD"/>
    <w:rsid w:val="00A60303"/>
    <w:rsid w:val="00A629CF"/>
    <w:rsid w:val="00A637E1"/>
    <w:rsid w:val="00A64C75"/>
    <w:rsid w:val="00A64D0A"/>
    <w:rsid w:val="00A65837"/>
    <w:rsid w:val="00A70195"/>
    <w:rsid w:val="00A7317B"/>
    <w:rsid w:val="00A764F6"/>
    <w:rsid w:val="00A81C0F"/>
    <w:rsid w:val="00A832C8"/>
    <w:rsid w:val="00A83C77"/>
    <w:rsid w:val="00A83E7C"/>
    <w:rsid w:val="00A90DDC"/>
    <w:rsid w:val="00A9665C"/>
    <w:rsid w:val="00A966E1"/>
    <w:rsid w:val="00A96879"/>
    <w:rsid w:val="00A97B4C"/>
    <w:rsid w:val="00AA351C"/>
    <w:rsid w:val="00AA3587"/>
    <w:rsid w:val="00AA426B"/>
    <w:rsid w:val="00AA4D9A"/>
    <w:rsid w:val="00AB5345"/>
    <w:rsid w:val="00AC5895"/>
    <w:rsid w:val="00AC69FC"/>
    <w:rsid w:val="00AC7684"/>
    <w:rsid w:val="00AC7D11"/>
    <w:rsid w:val="00AD225F"/>
    <w:rsid w:val="00AD3C10"/>
    <w:rsid w:val="00AD3E5A"/>
    <w:rsid w:val="00AD44BD"/>
    <w:rsid w:val="00AD4EBC"/>
    <w:rsid w:val="00AE1465"/>
    <w:rsid w:val="00AE7A8F"/>
    <w:rsid w:val="00B00F9B"/>
    <w:rsid w:val="00B01177"/>
    <w:rsid w:val="00B017CE"/>
    <w:rsid w:val="00B02D33"/>
    <w:rsid w:val="00B077C5"/>
    <w:rsid w:val="00B13230"/>
    <w:rsid w:val="00B14F36"/>
    <w:rsid w:val="00B20AE6"/>
    <w:rsid w:val="00B224F8"/>
    <w:rsid w:val="00B22DE3"/>
    <w:rsid w:val="00B23493"/>
    <w:rsid w:val="00B23F0E"/>
    <w:rsid w:val="00B24CBE"/>
    <w:rsid w:val="00B2709B"/>
    <w:rsid w:val="00B37A5B"/>
    <w:rsid w:val="00B43F00"/>
    <w:rsid w:val="00B479BE"/>
    <w:rsid w:val="00B55902"/>
    <w:rsid w:val="00B6657A"/>
    <w:rsid w:val="00B7157E"/>
    <w:rsid w:val="00B7315A"/>
    <w:rsid w:val="00B73624"/>
    <w:rsid w:val="00B7475C"/>
    <w:rsid w:val="00B75356"/>
    <w:rsid w:val="00B76C20"/>
    <w:rsid w:val="00B76D93"/>
    <w:rsid w:val="00B77787"/>
    <w:rsid w:val="00B922E6"/>
    <w:rsid w:val="00B93541"/>
    <w:rsid w:val="00B950F1"/>
    <w:rsid w:val="00BA24FE"/>
    <w:rsid w:val="00BA3568"/>
    <w:rsid w:val="00BB4653"/>
    <w:rsid w:val="00BB7BA7"/>
    <w:rsid w:val="00BC0E3B"/>
    <w:rsid w:val="00BC6F25"/>
    <w:rsid w:val="00BD500D"/>
    <w:rsid w:val="00BE43A0"/>
    <w:rsid w:val="00BE4F87"/>
    <w:rsid w:val="00BE513A"/>
    <w:rsid w:val="00BF041F"/>
    <w:rsid w:val="00BF2080"/>
    <w:rsid w:val="00BF3235"/>
    <w:rsid w:val="00BF540F"/>
    <w:rsid w:val="00BF6A29"/>
    <w:rsid w:val="00BF760C"/>
    <w:rsid w:val="00C003AB"/>
    <w:rsid w:val="00C007A7"/>
    <w:rsid w:val="00C01408"/>
    <w:rsid w:val="00C037E4"/>
    <w:rsid w:val="00C04608"/>
    <w:rsid w:val="00C05B39"/>
    <w:rsid w:val="00C07238"/>
    <w:rsid w:val="00C103C4"/>
    <w:rsid w:val="00C107BF"/>
    <w:rsid w:val="00C12396"/>
    <w:rsid w:val="00C14525"/>
    <w:rsid w:val="00C15EFD"/>
    <w:rsid w:val="00C16A10"/>
    <w:rsid w:val="00C20CC6"/>
    <w:rsid w:val="00C24224"/>
    <w:rsid w:val="00C2672E"/>
    <w:rsid w:val="00C30546"/>
    <w:rsid w:val="00C331B3"/>
    <w:rsid w:val="00C359F2"/>
    <w:rsid w:val="00C35EA9"/>
    <w:rsid w:val="00C37779"/>
    <w:rsid w:val="00C43C5F"/>
    <w:rsid w:val="00C44194"/>
    <w:rsid w:val="00C449C2"/>
    <w:rsid w:val="00C463AF"/>
    <w:rsid w:val="00C50ACA"/>
    <w:rsid w:val="00C54305"/>
    <w:rsid w:val="00C57E87"/>
    <w:rsid w:val="00C603DB"/>
    <w:rsid w:val="00C665B5"/>
    <w:rsid w:val="00C66A07"/>
    <w:rsid w:val="00C75594"/>
    <w:rsid w:val="00C76DC0"/>
    <w:rsid w:val="00C80CB5"/>
    <w:rsid w:val="00C819C9"/>
    <w:rsid w:val="00C825E4"/>
    <w:rsid w:val="00C86AE7"/>
    <w:rsid w:val="00C9106C"/>
    <w:rsid w:val="00C95273"/>
    <w:rsid w:val="00C95ABC"/>
    <w:rsid w:val="00CA0973"/>
    <w:rsid w:val="00CA706B"/>
    <w:rsid w:val="00CA7509"/>
    <w:rsid w:val="00CA7972"/>
    <w:rsid w:val="00CB4271"/>
    <w:rsid w:val="00CB4CE3"/>
    <w:rsid w:val="00CB6672"/>
    <w:rsid w:val="00CB6910"/>
    <w:rsid w:val="00CB756B"/>
    <w:rsid w:val="00CC1221"/>
    <w:rsid w:val="00CC301B"/>
    <w:rsid w:val="00CD04B3"/>
    <w:rsid w:val="00CD0EEE"/>
    <w:rsid w:val="00CD1BB8"/>
    <w:rsid w:val="00CD3581"/>
    <w:rsid w:val="00CD69CB"/>
    <w:rsid w:val="00CE0D17"/>
    <w:rsid w:val="00CE2F3A"/>
    <w:rsid w:val="00CE5C92"/>
    <w:rsid w:val="00CF033E"/>
    <w:rsid w:val="00CF38F0"/>
    <w:rsid w:val="00CF4B45"/>
    <w:rsid w:val="00CF62AC"/>
    <w:rsid w:val="00D00CCA"/>
    <w:rsid w:val="00D03198"/>
    <w:rsid w:val="00D04DDD"/>
    <w:rsid w:val="00D05F08"/>
    <w:rsid w:val="00D06763"/>
    <w:rsid w:val="00D10A9C"/>
    <w:rsid w:val="00D15C20"/>
    <w:rsid w:val="00D17B7D"/>
    <w:rsid w:val="00D17F6A"/>
    <w:rsid w:val="00D22BA2"/>
    <w:rsid w:val="00D25D6A"/>
    <w:rsid w:val="00D35639"/>
    <w:rsid w:val="00D37173"/>
    <w:rsid w:val="00D408F9"/>
    <w:rsid w:val="00D423AB"/>
    <w:rsid w:val="00D423FD"/>
    <w:rsid w:val="00D44D14"/>
    <w:rsid w:val="00D522B2"/>
    <w:rsid w:val="00D559EA"/>
    <w:rsid w:val="00D56A78"/>
    <w:rsid w:val="00D60F73"/>
    <w:rsid w:val="00D6159E"/>
    <w:rsid w:val="00D65CD8"/>
    <w:rsid w:val="00D678B2"/>
    <w:rsid w:val="00D71488"/>
    <w:rsid w:val="00D75C7C"/>
    <w:rsid w:val="00D76938"/>
    <w:rsid w:val="00D7760E"/>
    <w:rsid w:val="00D8268B"/>
    <w:rsid w:val="00D840FA"/>
    <w:rsid w:val="00D8527F"/>
    <w:rsid w:val="00D92430"/>
    <w:rsid w:val="00D93E27"/>
    <w:rsid w:val="00D963D9"/>
    <w:rsid w:val="00DA120C"/>
    <w:rsid w:val="00DA14E3"/>
    <w:rsid w:val="00DA1842"/>
    <w:rsid w:val="00DA282E"/>
    <w:rsid w:val="00DA2D4E"/>
    <w:rsid w:val="00DA2FE1"/>
    <w:rsid w:val="00DA4A2C"/>
    <w:rsid w:val="00DA711B"/>
    <w:rsid w:val="00DA7D05"/>
    <w:rsid w:val="00DB0655"/>
    <w:rsid w:val="00DB2FB0"/>
    <w:rsid w:val="00DC08EB"/>
    <w:rsid w:val="00DC14CE"/>
    <w:rsid w:val="00DD0B08"/>
    <w:rsid w:val="00DD2A83"/>
    <w:rsid w:val="00DD3709"/>
    <w:rsid w:val="00DD6A13"/>
    <w:rsid w:val="00DE18FB"/>
    <w:rsid w:val="00DE3173"/>
    <w:rsid w:val="00DE4265"/>
    <w:rsid w:val="00DE5F86"/>
    <w:rsid w:val="00DE5FD0"/>
    <w:rsid w:val="00DF235F"/>
    <w:rsid w:val="00DF363B"/>
    <w:rsid w:val="00DF3C16"/>
    <w:rsid w:val="00DF4766"/>
    <w:rsid w:val="00DF5BDA"/>
    <w:rsid w:val="00E00603"/>
    <w:rsid w:val="00E01266"/>
    <w:rsid w:val="00E04CE7"/>
    <w:rsid w:val="00E101A7"/>
    <w:rsid w:val="00E132CF"/>
    <w:rsid w:val="00E138CE"/>
    <w:rsid w:val="00E14F3F"/>
    <w:rsid w:val="00E168D5"/>
    <w:rsid w:val="00E176C2"/>
    <w:rsid w:val="00E177B0"/>
    <w:rsid w:val="00E2076F"/>
    <w:rsid w:val="00E21C92"/>
    <w:rsid w:val="00E24550"/>
    <w:rsid w:val="00E25A14"/>
    <w:rsid w:val="00E301A8"/>
    <w:rsid w:val="00E3323A"/>
    <w:rsid w:val="00E35F91"/>
    <w:rsid w:val="00E36729"/>
    <w:rsid w:val="00E36E03"/>
    <w:rsid w:val="00E3756F"/>
    <w:rsid w:val="00E379F8"/>
    <w:rsid w:val="00E37CA5"/>
    <w:rsid w:val="00E417FF"/>
    <w:rsid w:val="00E42D13"/>
    <w:rsid w:val="00E434F8"/>
    <w:rsid w:val="00E457C7"/>
    <w:rsid w:val="00E46C1D"/>
    <w:rsid w:val="00E472A2"/>
    <w:rsid w:val="00E47C16"/>
    <w:rsid w:val="00E51406"/>
    <w:rsid w:val="00E53BCB"/>
    <w:rsid w:val="00E626D3"/>
    <w:rsid w:val="00E64BB9"/>
    <w:rsid w:val="00E664E3"/>
    <w:rsid w:val="00E6652C"/>
    <w:rsid w:val="00E66BB8"/>
    <w:rsid w:val="00E66FF3"/>
    <w:rsid w:val="00E71E4A"/>
    <w:rsid w:val="00E72082"/>
    <w:rsid w:val="00E72F1C"/>
    <w:rsid w:val="00E73503"/>
    <w:rsid w:val="00E76869"/>
    <w:rsid w:val="00E77170"/>
    <w:rsid w:val="00E84A24"/>
    <w:rsid w:val="00E86B69"/>
    <w:rsid w:val="00E92365"/>
    <w:rsid w:val="00E93C8E"/>
    <w:rsid w:val="00E94303"/>
    <w:rsid w:val="00E94DD2"/>
    <w:rsid w:val="00E9577E"/>
    <w:rsid w:val="00E97248"/>
    <w:rsid w:val="00EA08AC"/>
    <w:rsid w:val="00EA2A84"/>
    <w:rsid w:val="00EA4A96"/>
    <w:rsid w:val="00EA4EA8"/>
    <w:rsid w:val="00EA533F"/>
    <w:rsid w:val="00EA5639"/>
    <w:rsid w:val="00EB04A5"/>
    <w:rsid w:val="00EB7402"/>
    <w:rsid w:val="00EB760D"/>
    <w:rsid w:val="00EB7CC6"/>
    <w:rsid w:val="00EC0CAF"/>
    <w:rsid w:val="00EC3C6F"/>
    <w:rsid w:val="00EC4383"/>
    <w:rsid w:val="00EC7D61"/>
    <w:rsid w:val="00ED16C9"/>
    <w:rsid w:val="00ED23F4"/>
    <w:rsid w:val="00ED7FB5"/>
    <w:rsid w:val="00EE0761"/>
    <w:rsid w:val="00EE1774"/>
    <w:rsid w:val="00EE1AD0"/>
    <w:rsid w:val="00EE397E"/>
    <w:rsid w:val="00EE59E8"/>
    <w:rsid w:val="00EE5C1D"/>
    <w:rsid w:val="00EF1543"/>
    <w:rsid w:val="00EF371C"/>
    <w:rsid w:val="00EF72FD"/>
    <w:rsid w:val="00F00C5A"/>
    <w:rsid w:val="00F00D09"/>
    <w:rsid w:val="00F017A1"/>
    <w:rsid w:val="00F020E0"/>
    <w:rsid w:val="00F0481E"/>
    <w:rsid w:val="00F07B41"/>
    <w:rsid w:val="00F11AD2"/>
    <w:rsid w:val="00F12E02"/>
    <w:rsid w:val="00F1410C"/>
    <w:rsid w:val="00F14608"/>
    <w:rsid w:val="00F16762"/>
    <w:rsid w:val="00F16912"/>
    <w:rsid w:val="00F17C98"/>
    <w:rsid w:val="00F20CDB"/>
    <w:rsid w:val="00F27B0E"/>
    <w:rsid w:val="00F306EA"/>
    <w:rsid w:val="00F36C98"/>
    <w:rsid w:val="00F36D44"/>
    <w:rsid w:val="00F40764"/>
    <w:rsid w:val="00F4246C"/>
    <w:rsid w:val="00F430BC"/>
    <w:rsid w:val="00F44219"/>
    <w:rsid w:val="00F4525C"/>
    <w:rsid w:val="00F4717C"/>
    <w:rsid w:val="00F5033E"/>
    <w:rsid w:val="00F5264F"/>
    <w:rsid w:val="00F532FF"/>
    <w:rsid w:val="00F6507C"/>
    <w:rsid w:val="00F653CB"/>
    <w:rsid w:val="00F703C5"/>
    <w:rsid w:val="00F723F7"/>
    <w:rsid w:val="00F74B54"/>
    <w:rsid w:val="00F75ADA"/>
    <w:rsid w:val="00F773B8"/>
    <w:rsid w:val="00F773D9"/>
    <w:rsid w:val="00F822CB"/>
    <w:rsid w:val="00F82890"/>
    <w:rsid w:val="00F83692"/>
    <w:rsid w:val="00F83792"/>
    <w:rsid w:val="00F864CA"/>
    <w:rsid w:val="00F90BEB"/>
    <w:rsid w:val="00F93DB8"/>
    <w:rsid w:val="00F9781E"/>
    <w:rsid w:val="00F97CD9"/>
    <w:rsid w:val="00FA5464"/>
    <w:rsid w:val="00FA5B0C"/>
    <w:rsid w:val="00FA6112"/>
    <w:rsid w:val="00FA6251"/>
    <w:rsid w:val="00FA7189"/>
    <w:rsid w:val="00FB2A4A"/>
    <w:rsid w:val="00FB3520"/>
    <w:rsid w:val="00FB3C6F"/>
    <w:rsid w:val="00FB53E6"/>
    <w:rsid w:val="00FB5928"/>
    <w:rsid w:val="00FB73C8"/>
    <w:rsid w:val="00FC3ECC"/>
    <w:rsid w:val="00FD0255"/>
    <w:rsid w:val="00FD6AEF"/>
    <w:rsid w:val="00FE0583"/>
    <w:rsid w:val="00FE0C9E"/>
    <w:rsid w:val="00FF0DA9"/>
    <w:rsid w:val="00FF4B65"/>
    <w:rsid w:val="00FF5CC2"/>
    <w:rsid w:val="00FF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DD9103"/>
  <w15:docId w15:val="{41E85A16-F8B9-4B32-883B-21D877DF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D43C6"/>
    <w:pPr>
      <w:spacing w:after="60"/>
      <w:ind w:left="720"/>
      <w:jc w:val="both"/>
    </w:pPr>
  </w:style>
  <w:style w:type="paragraph" w:styleId="1">
    <w:name w:val="heading 1"/>
    <w:next w:val="a"/>
    <w:link w:val="10"/>
    <w:uiPriority w:val="9"/>
    <w:qFormat/>
    <w:rsid w:val="00884292"/>
    <w:pPr>
      <w:keepNext/>
      <w:numPr>
        <w:numId w:val="7"/>
      </w:numPr>
      <w:tabs>
        <w:tab w:val="left" w:pos="720"/>
      </w:tabs>
      <w:spacing w:after="360"/>
      <w:outlineLvl w:val="0"/>
    </w:pPr>
    <w:rPr>
      <w:rFonts w:ascii="Arial" w:eastAsia="MS Mincho" w:hAnsi="Arial" w:cs="Arial"/>
      <w:b/>
      <w:bCs/>
      <w:kern w:val="32"/>
      <w:sz w:val="28"/>
      <w:szCs w:val="28"/>
      <w:lang w:bidi="en-US"/>
    </w:rPr>
  </w:style>
  <w:style w:type="paragraph" w:styleId="2">
    <w:name w:val="heading 2"/>
    <w:next w:val="a"/>
    <w:link w:val="20"/>
    <w:uiPriority w:val="9"/>
    <w:unhideWhenUsed/>
    <w:qFormat/>
    <w:pPr>
      <w:keepNext/>
      <w:numPr>
        <w:ilvl w:val="1"/>
        <w:numId w:val="7"/>
      </w:numPr>
      <w:tabs>
        <w:tab w:val="left" w:pos="720"/>
      </w:tabs>
      <w:spacing w:before="240" w:after="120"/>
      <w:outlineLvl w:val="1"/>
    </w:pPr>
    <w:rPr>
      <w:rFonts w:ascii="Arial" w:hAnsi="Arial" w:cs="Arial"/>
      <w:b/>
      <w:bCs/>
      <w:kern w:val="32"/>
      <w:sz w:val="24"/>
      <w:szCs w:val="24"/>
    </w:rPr>
  </w:style>
  <w:style w:type="paragraph" w:styleId="3">
    <w:name w:val="heading 3"/>
    <w:next w:val="a"/>
    <w:uiPriority w:val="9"/>
    <w:unhideWhenUsed/>
    <w:qFormat/>
    <w:pPr>
      <w:keepNext/>
      <w:spacing w:before="240" w:after="120"/>
      <w:ind w:left="720"/>
      <w:outlineLvl w:val="2"/>
    </w:pPr>
    <w:rPr>
      <w:rFonts w:ascii="Arial" w:hAnsi="Arial" w:cs="Arial"/>
      <w:b/>
      <w:bCs/>
      <w:kern w:val="32"/>
      <w:sz w:val="24"/>
    </w:rPr>
  </w:style>
  <w:style w:type="paragraph" w:styleId="4">
    <w:name w:val="heading 4"/>
    <w:next w:val="a"/>
    <w:link w:val="40"/>
    <w:uiPriority w:val="9"/>
    <w:unhideWhenUsed/>
    <w:qFormat/>
    <w:pPr>
      <w:spacing w:before="240" w:after="120"/>
      <w:ind w:left="720"/>
      <w:outlineLvl w:val="3"/>
    </w:pPr>
    <w:rPr>
      <w:rFonts w:ascii="Arial" w:hAnsi="Arial"/>
      <w:b/>
      <w:kern w:val="32"/>
      <w:sz w:val="22"/>
      <w:szCs w:val="28"/>
    </w:rPr>
  </w:style>
  <w:style w:type="paragraph" w:styleId="5">
    <w:name w:val="heading 5"/>
    <w:next w:val="a"/>
    <w:link w:val="50"/>
    <w:uiPriority w:val="9"/>
    <w:unhideWhenUsed/>
    <w:qFormat/>
    <w:pPr>
      <w:spacing w:before="120" w:after="60"/>
      <w:ind w:left="720"/>
      <w:outlineLvl w:val="4"/>
    </w:pPr>
    <w:rPr>
      <w:rFonts w:ascii="Arial" w:hAnsi="Arial"/>
      <w:b/>
      <w:iCs/>
      <w:kern w:val="32"/>
      <w:szCs w:val="26"/>
    </w:rPr>
  </w:style>
  <w:style w:type="paragraph" w:styleId="6">
    <w:name w:val="heading 6"/>
    <w:next w:val="a"/>
    <w:link w:val="60"/>
    <w:uiPriority w:val="9"/>
    <w:semiHidden/>
    <w:unhideWhenUsed/>
    <w:qFormat/>
    <w:pPr>
      <w:tabs>
        <w:tab w:val="left" w:pos="0"/>
      </w:tabs>
      <w:spacing w:before="120" w:after="60"/>
      <w:outlineLvl w:val="5"/>
    </w:pPr>
    <w:rPr>
      <w:rFonts w:ascii="Arial" w:hAnsi="Arial"/>
      <w:b/>
      <w:kern w:val="32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677"/>
        <w:tab w:val="right" w:pos="9355"/>
      </w:tabs>
      <w:ind w:left="0"/>
    </w:pPr>
  </w:style>
  <w:style w:type="paragraph" w:customStyle="1" w:styleId="Object">
    <w:name w:val="Object"/>
    <w:basedOn w:val="a"/>
  </w:style>
  <w:style w:type="paragraph" w:customStyle="1" w:styleId="Tabledata">
    <w:name w:val="Table data"/>
    <w:basedOn w:val="a"/>
    <w:pPr>
      <w:spacing w:before="60"/>
      <w:ind w:left="0"/>
    </w:pPr>
    <w:rPr>
      <w:rFonts w:ascii="Tahoma" w:hAnsi="Tahoma"/>
      <w:sz w:val="18"/>
      <w:szCs w:val="18"/>
    </w:rPr>
  </w:style>
  <w:style w:type="paragraph" w:customStyle="1" w:styleId="Tableheader">
    <w:name w:val="Table header"/>
    <w:basedOn w:val="a"/>
    <w:pPr>
      <w:keepLines/>
      <w:spacing w:before="120" w:after="120"/>
      <w:ind w:left="0"/>
      <w:jc w:val="center"/>
    </w:pPr>
    <w:rPr>
      <w:b/>
      <w:sz w:val="18"/>
    </w:rPr>
  </w:style>
  <w:style w:type="paragraph" w:customStyle="1" w:styleId="Documentname">
    <w:name w:val="Document name"/>
    <w:next w:val="a"/>
    <w:pPr>
      <w:spacing w:after="240"/>
      <w:ind w:right="567"/>
      <w:jc w:val="center"/>
    </w:pPr>
    <w:rPr>
      <w:rFonts w:ascii="Arial" w:hAnsi="Arial" w:cs="Arial"/>
      <w:b/>
      <w:bCs/>
      <w:kern w:val="32"/>
      <w:sz w:val="36"/>
      <w:szCs w:val="36"/>
    </w:rPr>
  </w:style>
  <w:style w:type="paragraph" w:customStyle="1" w:styleId="Organizationname">
    <w:name w:val="Organization name"/>
    <w:basedOn w:val="a"/>
    <w:pPr>
      <w:ind w:left="0" w:right="567"/>
      <w:jc w:val="center"/>
    </w:pPr>
    <w:rPr>
      <w:sz w:val="24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  <w:ind w:left="0"/>
      <w:jc w:val="left"/>
    </w:pPr>
    <w:rPr>
      <w:noProof/>
      <w:sz w:val="18"/>
    </w:rPr>
  </w:style>
  <w:style w:type="paragraph" w:customStyle="1" w:styleId="NormalReport">
    <w:name w:val="Normal (Report)"/>
    <w:link w:val="NormalReport0"/>
    <w:pPr>
      <w:spacing w:after="60"/>
    </w:pPr>
    <w:rPr>
      <w:rFonts w:ascii="Arial" w:hAnsi="Arial"/>
      <w:szCs w:val="24"/>
    </w:rPr>
  </w:style>
  <w:style w:type="paragraph" w:styleId="11">
    <w:name w:val="toc 1"/>
    <w:basedOn w:val="a"/>
    <w:next w:val="a"/>
    <w:uiPriority w:val="39"/>
    <w:pPr>
      <w:tabs>
        <w:tab w:val="left" w:pos="720"/>
        <w:tab w:val="right" w:leader="dot" w:pos="9627"/>
      </w:tabs>
      <w:ind w:left="360"/>
    </w:pPr>
    <w:rPr>
      <w:rFonts w:ascii="Open Sans" w:hAnsi="Open Sans"/>
      <w:sz w:val="18"/>
    </w:rPr>
  </w:style>
  <w:style w:type="paragraph" w:styleId="21">
    <w:name w:val="toc 2"/>
    <w:basedOn w:val="a"/>
    <w:next w:val="a"/>
    <w:uiPriority w:val="39"/>
    <w:pPr>
      <w:tabs>
        <w:tab w:val="left" w:pos="1260"/>
        <w:tab w:val="right" w:leader="dot" w:pos="9627"/>
      </w:tabs>
      <w:ind w:left="708"/>
    </w:pPr>
    <w:rPr>
      <w:rFonts w:ascii="Open Sans" w:hAnsi="Open Sans"/>
    </w:rPr>
  </w:style>
  <w:style w:type="paragraph" w:styleId="30">
    <w:name w:val="toc 3"/>
    <w:basedOn w:val="a"/>
    <w:next w:val="a"/>
    <w:semiHidden/>
    <w:pPr>
      <w:ind w:left="440"/>
    </w:pPr>
    <w:rPr>
      <w:rFonts w:ascii="Open Sans" w:hAnsi="Open Sans"/>
    </w:rPr>
  </w:style>
  <w:style w:type="paragraph" w:customStyle="1" w:styleId="Contents">
    <w:name w:val="Contents"/>
    <w:next w:val="a"/>
    <w:pPr>
      <w:spacing w:after="120"/>
    </w:pPr>
    <w:rPr>
      <w:rFonts w:ascii="Arial" w:hAnsi="Arial" w:cs="Arial"/>
      <w:b/>
      <w:bCs/>
      <w:kern w:val="32"/>
      <w:sz w:val="28"/>
    </w:rPr>
  </w:style>
  <w:style w:type="paragraph" w:customStyle="1" w:styleId="MarkedstyleReport">
    <w:name w:val="Marked style (Report)"/>
    <w:link w:val="MarkedstyleReport0"/>
    <w:qFormat/>
    <w:pPr>
      <w:numPr>
        <w:numId w:val="2"/>
      </w:numPr>
      <w:tabs>
        <w:tab w:val="clear" w:pos="360"/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customStyle="1" w:styleId="NumberedstyleReport">
    <w:name w:val="Numbered style (Report)"/>
    <w:pPr>
      <w:numPr>
        <w:numId w:val="5"/>
      </w:numPr>
      <w:tabs>
        <w:tab w:val="left" w:pos="714"/>
      </w:tabs>
      <w:spacing w:after="60"/>
      <w:ind w:left="714" w:hanging="357"/>
      <w:jc w:val="both"/>
    </w:pPr>
    <w:rPr>
      <w:rFonts w:ascii="Arial" w:hAnsi="Arial"/>
      <w:szCs w:val="24"/>
    </w:rPr>
  </w:style>
  <w:style w:type="paragraph" w:styleId="a6">
    <w:name w:val="Balloon Text"/>
    <w:basedOn w:val="a"/>
    <w:semiHidden/>
    <w:rPr>
      <w:rFonts w:cs="Tahoma"/>
      <w:sz w:val="16"/>
      <w:szCs w:val="16"/>
    </w:rPr>
  </w:style>
  <w:style w:type="paragraph" w:customStyle="1" w:styleId="Tabletext">
    <w:name w:val="Table text"/>
    <w:basedOn w:val="a"/>
    <w:pPr>
      <w:keepLines/>
      <w:spacing w:before="60"/>
      <w:ind w:left="0"/>
      <w:jc w:val="left"/>
    </w:pPr>
    <w:rPr>
      <w:rFonts w:cs="Arial"/>
      <w:sz w:val="18"/>
    </w:rPr>
  </w:style>
  <w:style w:type="paragraph" w:customStyle="1" w:styleId="Documenttype">
    <w:name w:val="Document type"/>
    <w:next w:val="a"/>
    <w:pPr>
      <w:ind w:right="567"/>
      <w:jc w:val="center"/>
    </w:pPr>
    <w:rPr>
      <w:rFonts w:ascii="Arial" w:hAnsi="Arial" w:cs="Arial"/>
      <w:bCs/>
      <w:kern w:val="32"/>
      <w:sz w:val="24"/>
      <w:szCs w:val="24"/>
    </w:rPr>
  </w:style>
  <w:style w:type="paragraph" w:customStyle="1" w:styleId="Approvedby">
    <w:name w:val="Approved by"/>
    <w:basedOn w:val="a"/>
    <w:pPr>
      <w:ind w:left="5220"/>
    </w:pPr>
  </w:style>
  <w:style w:type="paragraph" w:customStyle="1" w:styleId="Markedstyle">
    <w:name w:val="Marked style"/>
    <w:link w:val="Markedstyle0"/>
    <w:qFormat/>
    <w:pPr>
      <w:numPr>
        <w:numId w:val="4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Numberedstyle">
    <w:name w:val="Numbered style"/>
    <w:qFormat/>
    <w:pPr>
      <w:numPr>
        <w:numId w:val="6"/>
      </w:numPr>
      <w:tabs>
        <w:tab w:val="left" w:pos="1349"/>
      </w:tabs>
      <w:spacing w:after="60"/>
      <w:ind w:left="1349" w:hanging="357"/>
      <w:jc w:val="both"/>
    </w:pPr>
    <w:rPr>
      <w:rFonts w:ascii="Arial" w:hAnsi="Arial" w:cs="Arial"/>
      <w:szCs w:val="24"/>
    </w:rPr>
  </w:style>
  <w:style w:type="paragraph" w:customStyle="1" w:styleId="Application">
    <w:name w:val="Application"/>
    <w:next w:val="NormalReport"/>
    <w:qFormat/>
    <w:pPr>
      <w:keepNext/>
      <w:pageBreakBefore/>
      <w:spacing w:after="360"/>
    </w:pPr>
    <w:rPr>
      <w:rFonts w:ascii="Arial" w:hAnsi="Arial" w:cs="Arial"/>
      <w:b/>
      <w:bCs/>
      <w:kern w:val="32"/>
      <w:sz w:val="28"/>
      <w:szCs w:val="28"/>
    </w:rPr>
  </w:style>
  <w:style w:type="paragraph" w:customStyle="1" w:styleId="71">
    <w:name w:val="Заголовок 71"/>
    <w:basedOn w:val="a"/>
    <w:next w:val="a"/>
    <w:semiHidden/>
    <w:qFormat/>
    <w:pPr>
      <w:keepNext/>
      <w:keepLines/>
      <w:tabs>
        <w:tab w:val="num" w:pos="3960"/>
      </w:tabs>
      <w:spacing w:before="200" w:after="0"/>
      <w:ind w:left="3240" w:hanging="1080"/>
      <w:jc w:val="left"/>
      <w:outlineLvl w:val="6"/>
    </w:pPr>
    <w:rPr>
      <w:rFonts w:ascii="Cambria" w:eastAsia="MS Gothic" w:hAnsi="Cambria"/>
      <w:i/>
      <w:iCs/>
      <w:color w:val="FFFFFF"/>
    </w:rPr>
  </w:style>
  <w:style w:type="paragraph" w:customStyle="1" w:styleId="81">
    <w:name w:val="Заголовок 81"/>
    <w:basedOn w:val="a"/>
    <w:next w:val="a"/>
    <w:semiHidden/>
    <w:qFormat/>
    <w:pPr>
      <w:keepNext/>
      <w:keepLines/>
      <w:tabs>
        <w:tab w:val="num" w:pos="4320"/>
      </w:tabs>
      <w:spacing w:before="200" w:after="0"/>
      <w:ind w:left="3744" w:hanging="1224"/>
      <w:jc w:val="left"/>
      <w:outlineLvl w:val="7"/>
    </w:pPr>
    <w:rPr>
      <w:rFonts w:ascii="Cambria" w:eastAsia="MS Gothic" w:hAnsi="Cambria"/>
      <w:color w:val="FFFFFF"/>
    </w:rPr>
  </w:style>
  <w:style w:type="paragraph" w:customStyle="1" w:styleId="91">
    <w:name w:val="Заголовок 91"/>
    <w:basedOn w:val="a"/>
    <w:next w:val="a"/>
    <w:semiHidden/>
    <w:qFormat/>
    <w:pPr>
      <w:keepNext/>
      <w:keepLines/>
      <w:tabs>
        <w:tab w:val="num" w:pos="5040"/>
      </w:tabs>
      <w:spacing w:before="200" w:after="0"/>
      <w:ind w:left="4320" w:hanging="1440"/>
      <w:jc w:val="left"/>
      <w:outlineLvl w:val="8"/>
    </w:pPr>
    <w:rPr>
      <w:rFonts w:ascii="Cambria" w:eastAsia="MS Gothic" w:hAnsi="Cambria"/>
      <w:i/>
      <w:iCs/>
      <w:color w:val="FFFFFF"/>
    </w:rPr>
  </w:style>
  <w:style w:type="paragraph" w:styleId="a7">
    <w:name w:val="Title"/>
    <w:basedOn w:val="a"/>
    <w:next w:val="a"/>
    <w:link w:val="a8"/>
    <w:uiPriority w:val="10"/>
    <w:qFormat/>
    <w:pPr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9">
    <w:name w:val="footnote text"/>
    <w:link w:val="aa"/>
    <w:semiHidden/>
  </w:style>
  <w:style w:type="paragraph" w:styleId="ab">
    <w:name w:val="endnote text"/>
    <w:link w:val="ac"/>
    <w:semiHidden/>
  </w:style>
  <w:style w:type="character" w:styleId="ad">
    <w:name w:val="line number"/>
    <w:basedOn w:val="a0"/>
    <w:semiHidden/>
  </w:style>
  <w:style w:type="character" w:styleId="ae">
    <w:name w:val="Hyperlink"/>
    <w:uiPriority w:val="99"/>
    <w:rPr>
      <w:color w:val="0000FF"/>
      <w:u w:val="single"/>
    </w:rPr>
  </w:style>
  <w:style w:type="character" w:customStyle="1" w:styleId="NormalReport0">
    <w:name w:val="Normal (Report) Знак"/>
    <w:link w:val="NormalReport"/>
    <w:rPr>
      <w:rFonts w:ascii="Arial" w:hAnsi="Arial"/>
      <w:szCs w:val="24"/>
    </w:rPr>
  </w:style>
  <w:style w:type="character" w:customStyle="1" w:styleId="MarkedstyleReport0">
    <w:name w:val="Marked style (Report) Знак"/>
    <w:link w:val="MarkedstyleReport"/>
    <w:rPr>
      <w:rFonts w:ascii="Arial" w:hAnsi="Arial"/>
      <w:szCs w:val="24"/>
    </w:rPr>
  </w:style>
  <w:style w:type="character" w:customStyle="1" w:styleId="40">
    <w:name w:val="Заголовок 4 Знак"/>
    <w:link w:val="4"/>
    <w:rPr>
      <w:rFonts w:ascii="Arial" w:hAnsi="Arial"/>
      <w:b/>
      <w:kern w:val="32"/>
      <w:sz w:val="22"/>
      <w:szCs w:val="28"/>
    </w:rPr>
  </w:style>
  <w:style w:type="character" w:customStyle="1" w:styleId="50">
    <w:name w:val="Заголовок 5 Знак"/>
    <w:link w:val="5"/>
    <w:uiPriority w:val="9"/>
    <w:rPr>
      <w:rFonts w:ascii="Arial" w:hAnsi="Arial"/>
      <w:b/>
      <w:iCs/>
      <w:kern w:val="32"/>
      <w:szCs w:val="26"/>
    </w:rPr>
  </w:style>
  <w:style w:type="character" w:customStyle="1" w:styleId="60">
    <w:name w:val="Заголовок 6 Знак"/>
    <w:link w:val="6"/>
    <w:rPr>
      <w:rFonts w:ascii="Arial" w:hAnsi="Arial"/>
      <w:b/>
      <w:kern w:val="32"/>
      <w:sz w:val="22"/>
      <w:szCs w:val="22"/>
    </w:rPr>
  </w:style>
  <w:style w:type="character" w:customStyle="1" w:styleId="Markedstyle0">
    <w:name w:val="Marked style Знак"/>
    <w:link w:val="Markedstyle"/>
    <w:rPr>
      <w:rFonts w:ascii="Arial" w:hAnsi="Arial" w:cs="Arial"/>
      <w:szCs w:val="24"/>
    </w:rPr>
  </w:style>
  <w:style w:type="character" w:customStyle="1" w:styleId="a8">
    <w:name w:val="Заголовок Знак"/>
    <w:basedOn w:val="a0"/>
    <w:link w:val="a7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Заголовок 1 Знак"/>
    <w:link w:val="1"/>
    <w:uiPriority w:val="9"/>
    <w:rsid w:val="00884292"/>
    <w:rPr>
      <w:rFonts w:ascii="Arial" w:eastAsia="MS Mincho" w:hAnsi="Arial" w:cs="Arial"/>
      <w:b/>
      <w:bCs/>
      <w:kern w:val="32"/>
      <w:sz w:val="28"/>
      <w:szCs w:val="28"/>
      <w:lang w:bidi="en-US"/>
    </w:rPr>
  </w:style>
  <w:style w:type="character" w:styleId="af">
    <w:name w:val="footnote reference"/>
    <w:semiHidden/>
    <w:rPr>
      <w:vertAlign w:val="superscript"/>
    </w:rPr>
  </w:style>
  <w:style w:type="character" w:customStyle="1" w:styleId="aa">
    <w:name w:val="Текст сноски Знак"/>
    <w:link w:val="a9"/>
    <w:semiHidden/>
    <w:rPr>
      <w:sz w:val="20"/>
      <w:szCs w:val="20"/>
    </w:rPr>
  </w:style>
  <w:style w:type="character" w:styleId="af0">
    <w:name w:val="endnote reference"/>
    <w:semiHidden/>
    <w:rPr>
      <w:vertAlign w:val="superscript"/>
    </w:rPr>
  </w:style>
  <w:style w:type="character" w:customStyle="1" w:styleId="ac">
    <w:name w:val="Текст концевой сноски Знак"/>
    <w:link w:val="ab"/>
    <w:semiHidden/>
    <w:rPr>
      <w:sz w:val="20"/>
      <w:szCs w:val="20"/>
    </w:rPr>
  </w:style>
  <w:style w:type="table" w:styleId="12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1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rPr>
      <w:rFonts w:ascii="Calibri" w:eastAsia="Calibri" w:hAnsi="Calibri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Markedstyle-Doc">
    <w:name w:val="Marked style - Doc"/>
    <w:pPr>
      <w:numPr>
        <w:numId w:val="1"/>
      </w:numPr>
    </w:pPr>
  </w:style>
  <w:style w:type="numbering" w:customStyle="1" w:styleId="Numberedstyle-Doc">
    <w:name w:val="Numbered style - Doc"/>
    <w:pPr>
      <w:numPr>
        <w:numId w:val="3"/>
      </w:numPr>
    </w:pPr>
  </w:style>
  <w:style w:type="character" w:customStyle="1" w:styleId="20">
    <w:name w:val="Заголовок 2 Знак"/>
    <w:basedOn w:val="a0"/>
    <w:link w:val="2"/>
    <w:uiPriority w:val="9"/>
    <w:rsid w:val="00AA351C"/>
    <w:rPr>
      <w:rFonts w:ascii="Arial" w:hAnsi="Arial" w:cs="Arial"/>
      <w:b/>
      <w:bCs/>
      <w:kern w:val="32"/>
      <w:sz w:val="24"/>
      <w:szCs w:val="24"/>
    </w:rPr>
  </w:style>
  <w:style w:type="paragraph" w:styleId="af2">
    <w:name w:val="List Paragraph"/>
    <w:aliases w:val="1й уровень,1,AC List 01,Bullet List,Bullet_IRAO,FooterText,List Paragraph1,List Paragraph_0,RSHB_Table-Normal,Table-Normal,UL,it_List1,numbered,АБЗАЦ СПИСКА,Абзац списка литеральный,Абзац списка21,Заголовок_3,Мой Список,Подпись рисунка"/>
    <w:basedOn w:val="a"/>
    <w:link w:val="af3"/>
    <w:uiPriority w:val="34"/>
    <w:qFormat/>
    <w:rsid w:val="00BC6F25"/>
    <w:pPr>
      <w:spacing w:after="8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af4">
    <w:name w:val="TOC Heading"/>
    <w:basedOn w:val="1"/>
    <w:next w:val="a"/>
    <w:uiPriority w:val="39"/>
    <w:unhideWhenUsed/>
    <w:qFormat/>
    <w:rsid w:val="008C7DD1"/>
    <w:pPr>
      <w:keepLines/>
      <w:numPr>
        <w:numId w:val="0"/>
      </w:numPr>
      <w:tabs>
        <w:tab w:val="clear" w:pos="720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A5A5A5" w:themeColor="accent1" w:themeShade="BF"/>
      <w:kern w:val="0"/>
      <w:sz w:val="32"/>
      <w:szCs w:val="32"/>
      <w:lang w:val="en-US" w:eastAsia="en-US"/>
    </w:rPr>
  </w:style>
  <w:style w:type="character" w:styleId="af5">
    <w:name w:val="annotation reference"/>
    <w:basedOn w:val="a0"/>
    <w:uiPriority w:val="99"/>
    <w:semiHidden/>
    <w:unhideWhenUsed/>
    <w:rsid w:val="00F00D09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F00D09"/>
  </w:style>
  <w:style w:type="character" w:customStyle="1" w:styleId="af7">
    <w:name w:val="Текст примечания Знак"/>
    <w:basedOn w:val="a0"/>
    <w:link w:val="af6"/>
    <w:uiPriority w:val="99"/>
    <w:rsid w:val="00F00D09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00D09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00D09"/>
    <w:rPr>
      <w:b/>
      <w:bCs/>
    </w:rPr>
  </w:style>
  <w:style w:type="character" w:customStyle="1" w:styleId="a5">
    <w:name w:val="Нижний колонтитул Знак"/>
    <w:basedOn w:val="a0"/>
    <w:link w:val="a4"/>
    <w:uiPriority w:val="99"/>
    <w:rsid w:val="00DF235F"/>
    <w:rPr>
      <w:noProof/>
      <w:sz w:val="18"/>
    </w:rPr>
  </w:style>
  <w:style w:type="paragraph" w:styleId="afa">
    <w:name w:val="Revision"/>
    <w:hidden/>
    <w:uiPriority w:val="99"/>
    <w:semiHidden/>
    <w:rsid w:val="00C37779"/>
  </w:style>
  <w:style w:type="character" w:customStyle="1" w:styleId="af3">
    <w:name w:val="Абзац списка Знак"/>
    <w:aliases w:val="1й уровень Знак,1 Знак,AC List 01 Знак,Bullet List Знак,Bullet_IRAO Знак,FooterText Знак,List Paragraph1 Знак,List Paragraph_0 Знак,RSHB_Table-Normal Знак,Table-Normal Знак,UL Знак,it_List1 Знак,numbered Знак,АБЗАЦ СПИСКА Знак"/>
    <w:basedOn w:val="a0"/>
    <w:link w:val="af2"/>
    <w:uiPriority w:val="34"/>
    <w:rsid w:val="00C2672E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Default">
    <w:name w:val="Default"/>
    <w:rsid w:val="003E621C"/>
    <w:pPr>
      <w:autoSpaceDE w:val="0"/>
      <w:autoSpaceDN w:val="0"/>
      <w:adjustRightInd w:val="0"/>
    </w:pPr>
    <w:rPr>
      <w:rFonts w:ascii="Open Sans" w:hAnsi="Open Sans" w:cs="Open Sans"/>
      <w:color w:val="000000"/>
      <w:sz w:val="24"/>
      <w:szCs w:val="24"/>
      <w:lang w:val="en-US"/>
    </w:rPr>
  </w:style>
  <w:style w:type="paragraph" w:customStyle="1" w:styleId="ds-markdown-paragraph">
    <w:name w:val="ds-markdown-paragraph"/>
    <w:basedOn w:val="a"/>
    <w:rsid w:val="0001140D"/>
    <w:pPr>
      <w:spacing w:before="100" w:beforeAutospacing="1" w:after="100" w:afterAutospacing="1"/>
      <w:ind w:left="0"/>
      <w:jc w:val="left"/>
    </w:pPr>
    <w:rPr>
      <w:sz w:val="24"/>
      <w:szCs w:val="24"/>
      <w:lang w:val="en-US" w:eastAsia="en-US"/>
    </w:rPr>
  </w:style>
  <w:style w:type="character" w:styleId="afb">
    <w:name w:val="Strong"/>
    <w:basedOn w:val="a0"/>
    <w:uiPriority w:val="22"/>
    <w:qFormat/>
    <w:rsid w:val="0001140D"/>
    <w:rPr>
      <w:b/>
      <w:bCs/>
    </w:rPr>
  </w:style>
  <w:style w:type="character" w:styleId="afc">
    <w:name w:val="FollowedHyperlink"/>
    <w:basedOn w:val="a0"/>
    <w:uiPriority w:val="99"/>
    <w:semiHidden/>
    <w:unhideWhenUsed/>
    <w:rsid w:val="00D408F9"/>
    <w:rPr>
      <w:color w:val="91919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al.x5.ru/Pages/VND/Glossary.aspx" TargetMode="External"/><Relationship Id="rId18" Type="http://schemas.openxmlformats.org/officeDocument/2006/relationships/image" Target="media/image6.emf"/><Relationship Id="rId26" Type="http://schemas.openxmlformats.org/officeDocument/2006/relationships/image" Target="media/image11.png"/><Relationship Id="rId21" Type="http://schemas.openxmlformats.org/officeDocument/2006/relationships/package" Target="embeddings/Microsoft_Visio_Drawing3.vsdx"/><Relationship Id="rId34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package" Target="embeddings/Microsoft_Visio_Drawing1.vsdx"/><Relationship Id="rId25" Type="http://schemas.openxmlformats.org/officeDocument/2006/relationships/image" Target="media/image10.png"/><Relationship Id="rId33" Type="http://schemas.openxmlformats.org/officeDocument/2006/relationships/package" Target="embeddings/Microsoft_Excel_Worksheet.xls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32" Type="http://schemas.openxmlformats.org/officeDocument/2006/relationships/image" Target="media/image15.emf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package" Target="embeddings/Microsoft_Visio_Drawing2.vsdx"/><Relationship Id="rId31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footer" Target="footer3.xml"/><Relationship Id="rId27" Type="http://schemas.openxmlformats.org/officeDocument/2006/relationships/image" Target="media/image12.png"/><Relationship Id="rId30" Type="http://schemas.openxmlformats.org/officeDocument/2006/relationships/footer" Target="footer4.xml"/><Relationship Id="rId35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630AD-8989-43BB-AA56-C5BD05D9D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11087</Words>
  <Characters>63202</Characters>
  <Application>Microsoft Office Word</Application>
  <DocSecurity>0</DocSecurity>
  <Lines>526</Lines>
  <Paragraphs>148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!Паспорт БП Управление Ролевой моделью и Процедурой предоставления доступа</vt:lpstr>
      <vt:lpstr>!Паспорт БП Управление Ролевой моделью и Процедурой предоставления доступа</vt:lpstr>
    </vt:vector>
  </TitlesOfParts>
  <Company>X5 Group</Company>
  <LinksUpToDate>false</LinksUpToDate>
  <CharactersWithSpaces>74141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!Паспорт БП Управление Ролевой моделью и Процедурой предоставления доступа</dc:title>
  <dc:subject>'Управление Ролевой моделью и Процедурой предоставления доступа'</dc:subject>
  <dc:creator>Igor_Lozovitskiy</dc:creator>
  <cp:keywords/>
  <dc:description/>
  <cp:lastModifiedBy>Posadsky, Andrey</cp:lastModifiedBy>
  <cp:revision>2</cp:revision>
  <dcterms:created xsi:type="dcterms:W3CDTF">2026-06-30T14:55:00Z</dcterms:created>
  <dcterms:modified xsi:type="dcterms:W3CDTF">2026-06-30T14:55:00Z</dcterms:modified>
</cp:coreProperties>
</file>